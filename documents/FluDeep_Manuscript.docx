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before="120" w:line="360" w:lineRule="auto"/>
        <w:ind w:left="0" w:firstLine="0"/>
        <w:rPr>
          <w:sz w:val="24"/>
          <w:szCs w:val="24"/>
        </w:rPr>
      </w:pPr>
      <w:bookmarkStart w:colFirst="0" w:colLast="0" w:name="_gyv94dku79eo" w:id="0"/>
      <w:bookmarkEnd w:id="0"/>
      <w:r w:rsidDel="00000000" w:rsidR="00000000" w:rsidRPr="00000000">
        <w:rPr>
          <w:sz w:val="24"/>
          <w:szCs w:val="24"/>
          <w:rtl w:val="0"/>
        </w:rPr>
        <w:t xml:space="preserve">FluDe</w:t>
      </w:r>
      <w:commentRangeStart w:id="0"/>
      <w:r w:rsidDel="00000000" w:rsidR="00000000" w:rsidRPr="00000000">
        <w:rPr>
          <w:sz w:val="24"/>
          <w:szCs w:val="24"/>
          <w:rtl w:val="0"/>
        </w:rPr>
        <w:t xml:space="preserve">ep: Combing D</w:t>
      </w:r>
      <w:commentRangeEnd w:id="0"/>
      <w:r w:rsidDel="00000000" w:rsidR="00000000" w:rsidRPr="00000000">
        <w:commentReference w:id="0"/>
      </w:r>
      <w:r w:rsidDel="00000000" w:rsidR="00000000" w:rsidRPr="00000000">
        <w:rPr>
          <w:sz w:val="24"/>
          <w:szCs w:val="24"/>
          <w:rtl w:val="0"/>
        </w:rPr>
        <w:t xml:space="preserve">eep Learning-based Chest X-Ray Severity (FluDeep XR) and Clinical Variables to Predict outcome of Hospitalized Patients with Influenza</w:t>
      </w:r>
    </w:p>
    <w:p w:rsidR="00000000" w:rsidDel="00000000" w:rsidP="00000000" w:rsidRDefault="00000000" w:rsidRPr="00000000" w14:paraId="00000002">
      <w:pPr>
        <w:widowControl w:val="0"/>
        <w:spacing w:before="120" w:line="360" w:lineRule="auto"/>
        <w:ind w:left="0" w:firstLine="0"/>
        <w:rPr>
          <w:sz w:val="24"/>
          <w:szCs w:val="24"/>
        </w:rPr>
      </w:pPr>
      <w:bookmarkStart w:colFirst="0" w:colLast="0" w:name="_haeivd8zlns1" w:id="1"/>
      <w:bookmarkEnd w:id="1"/>
      <w:r w:rsidDel="00000000" w:rsidR="00000000" w:rsidRPr="00000000">
        <w:rPr>
          <w:rtl w:val="0"/>
        </w:rPr>
      </w:r>
    </w:p>
    <w:p w:rsidR="00000000" w:rsidDel="00000000" w:rsidP="00000000" w:rsidRDefault="00000000" w:rsidRPr="00000000" w14:paraId="00000003">
      <w:pPr>
        <w:widowControl w:val="0"/>
        <w:spacing w:before="120" w:line="360" w:lineRule="auto"/>
        <w:ind w:left="0" w:firstLine="0"/>
        <w:rPr>
          <w:sz w:val="24"/>
          <w:szCs w:val="24"/>
        </w:rPr>
      </w:pPr>
      <w:bookmarkStart w:colFirst="0" w:colLast="0" w:name="_y2tkpcd3cu6f" w:id="2"/>
      <w:bookmarkEnd w:id="2"/>
      <w:r w:rsidDel="00000000" w:rsidR="00000000" w:rsidRPr="00000000">
        <w:rPr>
          <w:sz w:val="24"/>
          <w:szCs w:val="24"/>
          <w:rtl w:val="0"/>
        </w:rPr>
        <w:t xml:space="preserve">Manuscript of table: </w:t>
      </w:r>
      <w:hyperlink r:id="rId7">
        <w:r w:rsidDel="00000000" w:rsidR="00000000" w:rsidRPr="00000000">
          <w:rPr>
            <w:color w:val="1155cc"/>
            <w:sz w:val="24"/>
            <w:szCs w:val="24"/>
            <w:u w:val="single"/>
            <w:rtl w:val="0"/>
          </w:rPr>
          <w:t xml:space="preserve">https://docs.google.com/document/d/1GLVaBogd-OyZ-0g9xpWpww_QoQ12w0ASgXEjui1txhs/edit?usp=sharing</w:t>
        </w:r>
      </w:hyperlink>
      <w:r w:rsidDel="00000000" w:rsidR="00000000" w:rsidRPr="00000000">
        <w:rPr>
          <w:sz w:val="24"/>
          <w:szCs w:val="24"/>
          <w:rtl w:val="0"/>
        </w:rPr>
        <w:t xml:space="preserve"> </w:t>
      </w:r>
    </w:p>
    <w:p w:rsidR="00000000" w:rsidDel="00000000" w:rsidP="00000000" w:rsidRDefault="00000000" w:rsidRPr="00000000" w14:paraId="00000004">
      <w:pPr>
        <w:widowControl w:val="0"/>
        <w:spacing w:before="120" w:line="360" w:lineRule="auto"/>
        <w:ind w:left="0" w:firstLine="0"/>
        <w:rPr>
          <w:sz w:val="24"/>
          <w:szCs w:val="24"/>
        </w:rPr>
      </w:pPr>
      <w:bookmarkStart w:colFirst="0" w:colLast="0" w:name="_jpzaj8slkigv" w:id="3"/>
      <w:bookmarkEnd w:id="3"/>
      <w:r w:rsidDel="00000000" w:rsidR="00000000" w:rsidRPr="00000000">
        <w:br w:type="page"/>
      </w:r>
      <w:r w:rsidDel="00000000" w:rsidR="00000000" w:rsidRPr="00000000">
        <w:rPr>
          <w:rtl w:val="0"/>
        </w:rPr>
      </w:r>
    </w:p>
    <w:p w:rsidR="00000000" w:rsidDel="00000000" w:rsidP="00000000" w:rsidRDefault="00000000" w:rsidRPr="00000000" w14:paraId="00000005">
      <w:pPr>
        <w:widowControl w:val="0"/>
        <w:spacing w:before="120" w:line="360" w:lineRule="auto"/>
        <w:ind w:left="0" w:firstLine="0"/>
        <w:jc w:val="center"/>
        <w:rPr>
          <w:rFonts w:ascii="Times New Roman" w:cs="Times New Roman" w:eastAsia="Times New Roman" w:hAnsi="Times New Roman"/>
          <w:b w:val="1"/>
          <w:sz w:val="24"/>
          <w:szCs w:val="24"/>
        </w:rPr>
      </w:pPr>
      <w:bookmarkStart w:colFirst="0" w:colLast="0" w:name="_gjdgxs" w:id="4"/>
      <w:bookmarkEnd w:id="4"/>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06">
      <w:pPr>
        <w:widowControl w:val="0"/>
        <w:spacing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w:t>
      </w:r>
    </w:p>
    <w:p w:rsidR="00000000" w:rsidDel="00000000" w:rsidP="00000000" w:rsidRDefault="00000000" w:rsidRPr="00000000" w14:paraId="0000000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Influenza is a major health issue worldwide with an estimated global burden of over five million related hospitalizations of which 30-40% for pneumonia. The creation of a prediction mortality tool to early risk-stratify patients would allow physicians to identify possible critical patients and optimize the allocation of resources. For this purpose, machine learning models could be applied, however previous studies, including only clinical data, failed in designing accurate prediction systems.  </w:t>
      </w:r>
      <w:r w:rsidDel="00000000" w:rsidR="00000000" w:rsidRPr="00000000">
        <w:rPr>
          <w:rtl w:val="0"/>
        </w:rPr>
      </w:r>
    </w:p>
    <w:p w:rsidR="00000000" w:rsidDel="00000000" w:rsidP="00000000" w:rsidRDefault="00000000" w:rsidRPr="00000000" w14:paraId="0000000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tl w:val="0"/>
        </w:rPr>
      </w:r>
    </w:p>
    <w:p w:rsidR="00000000" w:rsidDel="00000000" w:rsidP="00000000" w:rsidRDefault="00000000" w:rsidRPr="00000000" w14:paraId="0000000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We aim to develop the first accurate machine learning model that predicts 30 days mortality of influenza patients, by integrating clinical data with chest X-rays images, using an objective severity score we designed.</w:t>
      </w:r>
      <w:r w:rsidDel="00000000" w:rsidR="00000000" w:rsidRPr="00000000">
        <w:rPr>
          <w:rtl w:val="0"/>
        </w:rPr>
      </w:r>
    </w:p>
    <w:p w:rsidR="00000000" w:rsidDel="00000000" w:rsidP="00000000" w:rsidRDefault="00000000" w:rsidRPr="00000000" w14:paraId="0000000A">
      <w:pPr>
        <w:widowControl w:val="0"/>
        <w:spacing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0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We identified all adult hospitalized patients with influenza confirmed by a nasopharyngeal swab and with a chest X-ray in the first 24 hours of presentation to the National Taiwan University hospital in Taipei, Taiwan. We scored, stratified by severity and randomly divided all chest X-rays into training and testing sets (7:3); then, we regressively trained several deep learning models to score the severity of the pathological changes. Next, we combined the severity scores with clinical data, stratified them by 30-day survival, randomly divided into training and testing sets (7:3), and performed feature selection to extract the most important variables. We designed two types of fusion models with different weights of chest-X-ray to predict the risk of disease progression.</w:t>
      </w:r>
      <w:r w:rsidDel="00000000" w:rsidR="00000000" w:rsidRPr="00000000">
        <w:rPr>
          <w:rtl w:val="0"/>
        </w:rPr>
      </w:r>
    </w:p>
    <w:p w:rsidR="00000000" w:rsidDel="00000000" w:rsidP="00000000" w:rsidRDefault="00000000" w:rsidRPr="00000000" w14:paraId="0000000C">
      <w:pPr>
        <w:widowControl w:val="0"/>
        <w:spacing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Findings</w:t>
      </w:r>
    </w:p>
    <w:p w:rsidR="00000000" w:rsidDel="00000000" w:rsidP="00000000" w:rsidRDefault="00000000" w:rsidRPr="00000000" w14:paraId="0000000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765 patients who presented to the National Taiwan University hospital between Jan 9, 2016 and Dec 31, 2018 were identified and 1018 CXR were taken in total. The CXRs are assigned to model training (n=712) or testing sets (n=306). Pre-trained Xception performed the best at scoring the severity of the CXR with a mean square error (MSE) improved from 2.79 to 1.14. Subsequently, the patients were stratified and assigned to the model training (n=535) or testing sets (n=230). </w:t>
      </w:r>
      <w:r w:rsidDel="00000000" w:rsidR="00000000" w:rsidRPr="00000000">
        <w:rPr>
          <w:rFonts w:ascii="Times New Roman" w:cs="Times New Roman" w:eastAsia="Times New Roman" w:hAnsi="Times New Roman"/>
          <w:sz w:val="24"/>
          <w:szCs w:val="24"/>
          <w:rtl w:val="0"/>
        </w:rPr>
        <w:t xml:space="preserve">The selected features for the prognosis prediction system involved the severity score of CXR images and patients’ demographic features, vital signs and laboratory markers. </w:t>
      </w:r>
      <w:r w:rsidDel="00000000" w:rsidR="00000000" w:rsidRPr="00000000">
        <w:rPr>
          <w:rFonts w:ascii="Times New Roman" w:cs="Times New Roman" w:eastAsia="Times New Roman" w:hAnsi="Times New Roman"/>
          <w:sz w:val="24"/>
          <w:szCs w:val="24"/>
          <w:rtl w:val="0"/>
        </w:rPr>
        <w:t xml:space="preserve">LightGBM machine learning models had the highest AUROC and F1 scores, and model fusion incorporating EMR clinical data and CXR image severity improved model performance. In addition, late fusion model performed better than early fusion models.When CXR were added to clinical data for severity prediction, the area under the receiver operating characteristic curve (ROC-AUC) increased from 0.859 to 0.904 for the early fusion model and to 0.988 for the late fusion model.</w:t>
      </w:r>
    </w:p>
    <w:p w:rsidR="00000000" w:rsidDel="00000000" w:rsidP="00000000" w:rsidRDefault="00000000" w:rsidRPr="00000000" w14:paraId="0000000E">
      <w:pPr>
        <w:widowControl w:val="0"/>
        <w:spacing w:before="12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00F">
      <w:pPr>
        <w:spacing w:before="12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our knowledge, we developed the first deep learning-based model to quantify the severity of influenza CXR images (</w:t>
      </w:r>
      <w:r w:rsidDel="00000000" w:rsidR="00000000" w:rsidRPr="00000000">
        <w:rPr>
          <w:rFonts w:ascii="Times New Roman" w:cs="Times New Roman" w:eastAsia="Times New Roman" w:hAnsi="Times New Roman"/>
          <w:color w:val="ff0000"/>
          <w:sz w:val="24"/>
          <w:szCs w:val="24"/>
          <w:rtl w:val="0"/>
        </w:rPr>
        <w:t xml:space="preserve">FluDeep-XR</w:t>
      </w:r>
      <w:r w:rsidDel="00000000" w:rsidR="00000000" w:rsidRPr="00000000">
        <w:rPr>
          <w:rFonts w:ascii="Times New Roman" w:cs="Times New Roman" w:eastAsia="Times New Roman" w:hAnsi="Times New Roman"/>
          <w:sz w:val="24"/>
          <w:szCs w:val="24"/>
          <w:rtl w:val="0"/>
        </w:rPr>
        <w:t xml:space="preserve">) and the first AI model that combined radiological image severities and clinical data (</w:t>
      </w:r>
      <w:r w:rsidDel="00000000" w:rsidR="00000000" w:rsidRPr="00000000">
        <w:rPr>
          <w:rFonts w:ascii="Times New Roman" w:cs="Times New Roman" w:eastAsia="Times New Roman" w:hAnsi="Times New Roman"/>
          <w:color w:val="ff0000"/>
          <w:sz w:val="24"/>
          <w:szCs w:val="24"/>
          <w:rtl w:val="0"/>
        </w:rPr>
        <w:t xml:space="preserve">FluDeep</w:t>
      </w:r>
      <w:r w:rsidDel="00000000" w:rsidR="00000000" w:rsidRPr="00000000">
        <w:rPr>
          <w:rFonts w:ascii="Times New Roman" w:cs="Times New Roman" w:eastAsia="Times New Roman" w:hAnsi="Times New Roman"/>
          <w:sz w:val="24"/>
          <w:szCs w:val="24"/>
          <w:rtl w:val="0"/>
        </w:rPr>
        <w:t xml:space="preserve">) for prediction of 30-day mortality for influenza pneumonia. This is also the first study to demonstrate that model fusion improved prognosis prediction. Of note, all of the extracted features in our study did not require physician judgment, indicating the potential of establishing an automatic, objective prognostic prediction system for flu patients via the artificial intelligence system we built.</w:t>
      </w:r>
    </w:p>
    <w:p w:rsidR="00000000" w:rsidDel="00000000" w:rsidP="00000000" w:rsidRDefault="00000000" w:rsidRPr="00000000" w14:paraId="00000010">
      <w:pPr>
        <w:spacing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before="12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Keywords: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Flu</w:t>
      </w:r>
      <w:r w:rsidDel="00000000" w:rsidR="00000000" w:rsidRPr="00000000">
        <w:rPr>
          <w:rFonts w:ascii="Times New Roman" w:cs="Times New Roman" w:eastAsia="Times New Roman" w:hAnsi="Times New Roman"/>
          <w:sz w:val="24"/>
          <w:szCs w:val="24"/>
          <w:rtl w:val="0"/>
        </w:rPr>
        <w:t xml:space="preserve">Deep-XR, FluDeep, Flu Severity Prediction Fusion model, Influenza, Chest x-ray, Clinical data, Artificial intelligence, Pre-trained model</w:t>
      </w:r>
    </w:p>
    <w:p w:rsidR="00000000" w:rsidDel="00000000" w:rsidP="00000000" w:rsidRDefault="00000000" w:rsidRPr="00000000" w14:paraId="00000012">
      <w:pPr>
        <w:spacing w:before="120"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widowControl w:val="0"/>
        <w:spacing w:before="120" w:line="360" w:lineRule="auto"/>
        <w:jc w:val="center"/>
        <w:rPr>
          <w:rFonts w:ascii="Times New Roman" w:cs="Times New Roman" w:eastAsia="Times New Roman" w:hAnsi="Times New Roman"/>
          <w:b w:val="1"/>
          <w:sz w:val="24"/>
          <w:szCs w:val="24"/>
        </w:rPr>
      </w:pPr>
      <w:bookmarkStart w:colFirst="0" w:colLast="0" w:name="_30j0zll" w:id="5"/>
      <w:bookmarkEnd w:id="5"/>
      <w:r w:rsidDel="00000000" w:rsidR="00000000" w:rsidRPr="00000000">
        <w:rPr>
          <w:rFonts w:ascii="Times New Roman" w:cs="Times New Roman" w:eastAsia="Times New Roman" w:hAnsi="Times New Roman"/>
          <w:b w:val="1"/>
          <w:color w:val="6aa84f"/>
          <w:sz w:val="24"/>
          <w:szCs w:val="24"/>
          <w:rtl w:val="0"/>
        </w:rPr>
        <w:t xml:space="preserve">Intro</w:t>
      </w:r>
      <w:r w:rsidDel="00000000" w:rsidR="00000000" w:rsidRPr="00000000">
        <w:rPr>
          <w:rFonts w:ascii="Times New Roman" w:cs="Times New Roman" w:eastAsia="Times New Roman" w:hAnsi="Times New Roman"/>
          <w:b w:val="1"/>
          <w:color w:val="6aa84f"/>
          <w:sz w:val="24"/>
          <w:szCs w:val="24"/>
          <w:rtl w:val="0"/>
        </w:rPr>
        <w:t xml:space="preserve">ducti</w:t>
      </w:r>
      <w:r w:rsidDel="00000000" w:rsidR="00000000" w:rsidRPr="00000000">
        <w:rPr>
          <w:rFonts w:ascii="Times New Roman" w:cs="Times New Roman" w:eastAsia="Times New Roman" w:hAnsi="Times New Roman"/>
          <w:b w:val="1"/>
          <w:color w:val="6aa84f"/>
          <w:sz w:val="24"/>
          <w:szCs w:val="24"/>
          <w:rtl w:val="0"/>
        </w:rPr>
        <w:t xml:space="preserve">on</w:t>
      </w:r>
      <w:r w:rsidDel="00000000" w:rsidR="00000000" w:rsidRPr="00000000">
        <w:rPr>
          <w:rtl w:val="0"/>
        </w:rPr>
      </w:r>
    </w:p>
    <w:p w:rsidR="00000000" w:rsidDel="00000000" w:rsidP="00000000" w:rsidRDefault="00000000" w:rsidRPr="00000000" w14:paraId="0000001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Influenza is a major health issue worldwide, with an estimated global burden of over five million related hospitalizations and 200,000 deaths every year. Among hospitalized influenza patients 30 to 40% present with acute pneumonia, 9% develop acute respiratory distress syndrome (ARDS) and more than 25% require admission to the critical care unit. Even though in the emergency department physicians try to risk-stratify influenza patients, due to the heterogeneous presentation, uncertainty prevails and can affect the correct management of these patients. Thus, it is pivotal to design an accurate outcome prediction tool that would allow doctors to early recognize high-risk mortality influenza patients who need prompt intervention to prevent disease worsening and better allocate resources.</w:t>
      </w:r>
    </w:p>
    <w:p w:rsidR="00000000" w:rsidDel="00000000" w:rsidP="00000000" w:rsidRDefault="00000000" w:rsidRPr="00000000" w14:paraId="00000015">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decade, several mortality prediction models for influenza have been developed. However, unlike clinicians who assess the severity of a patient by considering both radiological and clinical data, these models only included the latter, thus exhibiting suboptimal predictive performance with areas under the receiver operator characteristics curve (AUROC) between 0.766 and 0.908. </w:t>
      </w:r>
      <w:commentRangeStart w:id="1"/>
      <w:commentRangeStart w:id="2"/>
      <w:r w:rsidDel="00000000" w:rsidR="00000000" w:rsidRPr="00000000">
        <w:rPr>
          <w:rFonts w:ascii="Times New Roman" w:cs="Times New Roman" w:eastAsia="Times New Roman" w:hAnsi="Times New Roman"/>
          <w:sz w:val="24"/>
          <w:szCs w:val="24"/>
          <w:rtl w:val="0"/>
        </w:rPr>
        <w:t xml:space="preserve">To increase accuracy, scientists tried to integrate the findings of chest X-rays in the analyses, since they have been demonstrated to predict the severity of viral pneumonia and its progression to respiratory failure and death.</w:t>
      </w:r>
      <w:commentRangeEnd w:id="1"/>
      <w:r w:rsidDel="00000000" w:rsidR="00000000" w:rsidRPr="00000000">
        <w:commentReference w:id="1"/>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However, due to the heterogeneity and mostly qualitative nature of the radiological reports, it has been difficult to integrate them in the prognosis prediction systems. To address this problem, artificial intelligence (AI) models could be applied. In fact, these models enable a numerical quantification of the severity of </w:t>
      </w:r>
      <w:r w:rsidDel="00000000" w:rsidR="00000000" w:rsidRPr="00000000">
        <w:rPr>
          <w:rFonts w:ascii="Times New Roman" w:cs="Times New Roman" w:eastAsia="Times New Roman" w:hAnsi="Times New Roman"/>
          <w:sz w:val="24"/>
          <w:szCs w:val="24"/>
          <w:rtl w:val="0"/>
        </w:rPr>
        <w:t xml:space="preserve">chest X-ray</w:t>
      </w:r>
      <w:r w:rsidDel="00000000" w:rsidR="00000000" w:rsidRPr="00000000">
        <w:rPr>
          <w:rFonts w:ascii="Times New Roman" w:cs="Times New Roman" w:eastAsia="Times New Roman" w:hAnsi="Times New Roman"/>
          <w:sz w:val="24"/>
          <w:szCs w:val="24"/>
          <w:rtl w:val="0"/>
        </w:rPr>
        <w:t xml:space="preserve"> images </w:t>
      </w:r>
      <w:r w:rsidDel="00000000" w:rsidR="00000000" w:rsidRPr="00000000">
        <w:rPr>
          <w:rFonts w:ascii="Times New Roman" w:cs="Times New Roman" w:eastAsia="Times New Roman" w:hAnsi="Times New Roman"/>
          <w:color w:val="252525"/>
          <w:sz w:val="24"/>
          <w:szCs w:val="24"/>
          <w:rtl w:val="0"/>
        </w:rPr>
        <w:t xml:space="preserve">and, therefore,</w:t>
      </w:r>
      <w:r w:rsidDel="00000000" w:rsidR="00000000" w:rsidRPr="00000000">
        <w:rPr>
          <w:rFonts w:ascii="Times New Roman" w:cs="Times New Roman" w:eastAsia="Times New Roman" w:hAnsi="Times New Roman"/>
          <w:sz w:val="24"/>
          <w:szCs w:val="24"/>
          <w:rtl w:val="0"/>
        </w:rPr>
        <w:t xml:space="preserve"> the possibility to calculate a prognosis in terms of severity or mortality. The feasibility and accuracy of these models have already been demonstrated by several research groups, who applied AI to evaluate </w:t>
      </w:r>
      <w:r w:rsidDel="00000000" w:rsidR="00000000" w:rsidRPr="00000000">
        <w:rPr>
          <w:rFonts w:ascii="Times New Roman" w:cs="Times New Roman" w:eastAsia="Times New Roman" w:hAnsi="Times New Roman"/>
          <w:sz w:val="24"/>
          <w:szCs w:val="24"/>
          <w:rtl w:val="0"/>
        </w:rPr>
        <w:t xml:space="preserve">chest X-rays</w:t>
      </w:r>
      <w:r w:rsidDel="00000000" w:rsidR="00000000" w:rsidRPr="00000000">
        <w:rPr>
          <w:rFonts w:ascii="Times New Roman" w:cs="Times New Roman" w:eastAsia="Times New Roman" w:hAnsi="Times New Roman"/>
          <w:sz w:val="24"/>
          <w:szCs w:val="24"/>
          <w:rtl w:val="0"/>
        </w:rPr>
        <w:t xml:space="preserve"> to detect ARDS or predict the severity of COVID-19 infection.</w:t>
      </w:r>
    </w:p>
    <w:p w:rsidR="00000000" w:rsidDel="00000000" w:rsidP="00000000" w:rsidRDefault="00000000" w:rsidRPr="00000000" w14:paraId="00000016">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aims to design the first machine learning based mortality prediction model for pneumonia due to influenza that combines clinical and radiological data. To do so, we decided to conceive a severity scoring model of influenza </w:t>
      </w:r>
      <w:r w:rsidDel="00000000" w:rsidR="00000000" w:rsidRPr="00000000">
        <w:rPr>
          <w:rFonts w:ascii="Times New Roman" w:cs="Times New Roman" w:eastAsia="Times New Roman" w:hAnsi="Times New Roman"/>
          <w:sz w:val="24"/>
          <w:szCs w:val="24"/>
          <w:rtl w:val="0"/>
        </w:rPr>
        <w:t xml:space="preserve">chest X-rays</w:t>
      </w:r>
      <w:r w:rsidDel="00000000" w:rsidR="00000000" w:rsidRPr="00000000">
        <w:rPr>
          <w:rFonts w:ascii="Times New Roman" w:cs="Times New Roman" w:eastAsia="Times New Roman" w:hAnsi="Times New Roman"/>
          <w:sz w:val="24"/>
          <w:szCs w:val="24"/>
          <w:rtl w:val="0"/>
        </w:rPr>
        <w:t xml:space="preserve"> which could be applied to enhance the performance of AI prognosis prediction systems. </w:t>
      </w:r>
      <w:r w:rsidDel="00000000" w:rsidR="00000000" w:rsidRPr="00000000">
        <w:br w:type="page"/>
      </w:r>
      <w:r w:rsidDel="00000000" w:rsidR="00000000" w:rsidRPr="00000000">
        <w:rPr>
          <w:rtl w:val="0"/>
        </w:rPr>
      </w:r>
    </w:p>
    <w:p w:rsidR="00000000" w:rsidDel="00000000" w:rsidP="00000000" w:rsidRDefault="00000000" w:rsidRPr="00000000" w14:paraId="00000017">
      <w:pPr>
        <w:widowControl w:val="0"/>
        <w:spacing w:before="120" w:line="360" w:lineRule="auto"/>
        <w:jc w:val="center"/>
        <w:rPr>
          <w:rFonts w:ascii="Times New Roman" w:cs="Times New Roman" w:eastAsia="Times New Roman" w:hAnsi="Times New Roman"/>
          <w:b w:val="1"/>
          <w:sz w:val="24"/>
          <w:szCs w:val="24"/>
        </w:rPr>
      </w:pPr>
      <w:bookmarkStart w:colFirst="0" w:colLast="0" w:name="_1fob9te" w:id="6"/>
      <w:bookmarkEnd w:id="6"/>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b w:val="1"/>
          <w:sz w:val="24"/>
          <w:szCs w:val="24"/>
          <w:rtl w:val="0"/>
        </w:rPr>
        <w:t xml:space="preserve">tho</w:t>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018">
      <w:pPr>
        <w:widowControl w:val="0"/>
        <w:spacing w:before="120" w:line="360" w:lineRule="auto"/>
        <w:jc w:val="center"/>
        <w:rPr>
          <w:rFonts w:ascii="Times New Roman" w:cs="Times New Roman" w:eastAsia="Times New Roman" w:hAnsi="Times New Roman"/>
          <w:b w:val="1"/>
          <w:sz w:val="24"/>
          <w:szCs w:val="24"/>
        </w:rPr>
      </w:pPr>
      <w:bookmarkStart w:colFirst="0" w:colLast="0" w:name="_8d0bfxax88m" w:id="7"/>
      <w:bookmarkEnd w:id="7"/>
      <w:r w:rsidDel="00000000" w:rsidR="00000000" w:rsidRPr="00000000">
        <w:rPr>
          <w:rtl w:val="0"/>
        </w:rPr>
      </w:r>
    </w:p>
    <w:p w:rsidR="00000000" w:rsidDel="00000000" w:rsidP="00000000" w:rsidRDefault="00000000" w:rsidRPr="00000000" w14:paraId="0000001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6aa84f"/>
          <w:sz w:val="24"/>
          <w:szCs w:val="24"/>
          <w:rtl w:val="0"/>
        </w:rPr>
        <w:t xml:space="preserve">Study participants and data collection</w:t>
      </w: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retrospectively identified all patients with influenza who were admitted to the emergency department of the National Taiwan University Hospital from 16</w:t>
      </w:r>
      <w:r w:rsidDel="00000000" w:rsidR="00000000" w:rsidRPr="00000000">
        <w:rPr>
          <w:rFonts w:ascii="Times New Roman" w:cs="Times New Roman" w:eastAsia="Times New Roman" w:hAnsi="Times New Roman"/>
          <w:sz w:val="24"/>
          <w:szCs w:val="24"/>
          <w:rtl w:val="0"/>
        </w:rPr>
        <w:t xml:space="preserve"> January 2016 to 9 September 2018.</w:t>
      </w:r>
      <w:r w:rsidDel="00000000" w:rsidR="00000000" w:rsidRPr="00000000">
        <w:rPr>
          <w:rFonts w:ascii="Times New Roman" w:cs="Times New Roman" w:eastAsia="Times New Roman" w:hAnsi="Times New Roman"/>
          <w:sz w:val="24"/>
          <w:szCs w:val="24"/>
          <w:rtl w:val="0"/>
        </w:rPr>
        <w:t xml:space="preserve"> We included all patients with a diagnosis of influenza, defined by the positivity of a rapid influenza diagnostic test, and at least one chest X-ray within the first 24 hours in the emergency department (Figure 1). Patients were excluded from the study if they met the following criteria: (1) less than 20 years of age; (2) on </w:t>
      </w:r>
      <w:r w:rsidDel="00000000" w:rsidR="00000000" w:rsidRPr="00000000">
        <w:rPr>
          <w:rFonts w:ascii="Times New Roman" w:cs="Times New Roman" w:eastAsia="Times New Roman" w:hAnsi="Times New Roman"/>
          <w:sz w:val="24"/>
          <w:szCs w:val="24"/>
          <w:rtl w:val="0"/>
        </w:rPr>
        <w:t xml:space="preserve">palliative care</w:t>
      </w:r>
      <w:r w:rsidDel="00000000" w:rsidR="00000000" w:rsidRPr="00000000">
        <w:rPr>
          <w:rFonts w:ascii="Times New Roman" w:cs="Times New Roman" w:eastAsia="Times New Roman" w:hAnsi="Times New Roman"/>
          <w:sz w:val="24"/>
          <w:szCs w:val="24"/>
          <w:rtl w:val="0"/>
        </w:rPr>
        <w:t xml:space="preserve">; (3) had missing data; (4) were transferred to other hospitals or (5) received treatment non-adherent to standard medical guidelines. The Research Ethics Committee Office of National Taiwan University Hospital approved this study. We collected the patients’ chest X-ray images and clinical data from the electronic medical record, including demographic features, comorbidities, vital signs and results of laboratory exams. We considered for vital signs and laboratory tests the values obtained at the initial presentation to the hospital. We de-identified all data to preserve patient confidentiality. </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3"/>
      <w:r w:rsidDel="00000000" w:rsidR="00000000" w:rsidRPr="00000000">
        <w:rPr>
          <w:rFonts w:ascii="Times New Roman" w:cs="Times New Roman" w:eastAsia="Times New Roman" w:hAnsi="Times New Roman"/>
          <w:sz w:val="24"/>
          <w:szCs w:val="24"/>
          <w:rtl w:val="0"/>
        </w:rPr>
        <w:t xml:space="preserve">e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b w:val="1"/>
          <w:color w:val="6aa84f"/>
          <w:sz w:val="24"/>
          <w:szCs w:val="24"/>
          <w:rtl w:val="0"/>
        </w:rPr>
        <w:t xml:space="preserve">Radiological Severity Score</w:t>
      </w:r>
      <w:r w:rsidDel="00000000" w:rsidR="00000000" w:rsidRPr="00000000">
        <w:rPr>
          <w:rtl w:val="0"/>
        </w:rPr>
      </w:r>
    </w:p>
    <w:p w:rsidR="00000000" w:rsidDel="00000000" w:rsidP="00000000" w:rsidRDefault="00000000" w:rsidRPr="00000000" w14:paraId="0000001E">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assigned to all chest X-ray images a radiological severity score based on the following scoring system: 1 for normal lung; 2 for hyperinflation and/or bronchial wall thickening; 3 for focal alveolar consolidation limited in a single lobe; 4 for multifocal consolidation; 5 for diffuse alveolar consolidation and/or pleural effusion involving the upper lobe on at least one lung (Table 1). The severity scoring of the chest X-rays was performed by two medical students and later checked by an experienced physician and a senior radiologist. The discrepancies in the score were resolved by discussion between the emergency physician and the senior radiologist; if an agreement was not met, the score was adjudicated by the senior radiologist. The Radiological Severity Score was defined as ground truths for subsequent training of deep learning models.</w:t>
      </w:r>
    </w:p>
    <w:p w:rsidR="00000000" w:rsidDel="00000000" w:rsidP="00000000" w:rsidRDefault="00000000" w:rsidRPr="00000000" w14:paraId="0000001F">
      <w:pPr>
        <w:spacing w:line="360" w:lineRule="auto"/>
        <w:jc w:val="both"/>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b w:val="1"/>
          <w:color w:val="6aa84f"/>
          <w:sz w:val="24"/>
          <w:szCs w:val="24"/>
          <w:rtl w:val="0"/>
        </w:rPr>
        <w:t xml:space="preserve">Chest X-ray Severity Scoring model development</w:t>
      </w: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training of the severity scoring model, we used a total of 1,018 chest X-rays images, divided in the following numbers for categories from 1 to 5, respectively: 243, 138, 182, 187, and 268. The candidate convolutional neural network (CNN) models used in this study (ResNet50, EfficientNet, VGG16, DenseNet121, InceptionV2, InceptionV3 and Xception) underwent pre-training on ImageNet before model training to improve model performance. To allow so, we reshaped all the chest X-ray images to 299x299 pixel size and normalized to the range 0-1. All images were subsequently stratified by the predetermined severity scores and randomly assigned (7:3) to either model training or testing sets to train the CNN models through transfer learning. To fit the purpose of our study, we added three fully connected layers with respectively 256, 32, and 1 nodes at the end of the models. The activation function was linear, and the optimizer was Adam with a learning rate of 0.0002 decaying by 0.00001 every epoch. We called the model with the best performance FluDeep-XR.</w:t>
      </w: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Feature selection</w:t>
      </w:r>
    </w:p>
    <w:p w:rsidR="00000000" w:rsidDel="00000000" w:rsidP="00000000" w:rsidRDefault="00000000" w:rsidRPr="00000000" w14:paraId="00000023">
      <w:pPr>
        <w:spacing w:line="360" w:lineRule="auto"/>
        <w:jc w:val="both"/>
        <w:rPr>
          <w:rFonts w:ascii="Times New Roman" w:cs="Times New Roman" w:eastAsia="Times New Roman" w:hAnsi="Times New Roman"/>
          <w:b w:val="1"/>
          <w:sz w:val="24"/>
          <w:szCs w:val="24"/>
        </w:rPr>
      </w:pPr>
      <w:commentRangeStart w:id="4"/>
      <w:r w:rsidDel="00000000" w:rsidR="00000000" w:rsidRPr="00000000">
        <w:rPr>
          <w:rFonts w:ascii="Times New Roman" w:cs="Times New Roman" w:eastAsia="Times New Roman" w:hAnsi="Times New Roman"/>
          <w:sz w:val="24"/>
          <w:szCs w:val="24"/>
          <w:rtl w:val="0"/>
        </w:rPr>
        <w:t xml:space="preserve">The importance </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of all the collected clinical variables represented their contribution to stratifying patients and provided explainability and it is ranked by the same machine learning model that was used for building the prognosis predicting system in the next step.</w:t>
      </w: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Clinical-data-only model  </w:t>
      </w:r>
      <w:r w:rsidDel="00000000" w:rsidR="00000000" w:rsidRPr="00000000">
        <w:rPr>
          <w:rFonts w:ascii="Times New Roman" w:cs="Times New Roman" w:eastAsia="Times New Roman" w:hAnsi="Times New Roman"/>
          <w:b w:val="1"/>
          <w:color w:val="ff0000"/>
          <w:sz w:val="24"/>
          <w:szCs w:val="24"/>
          <w:rtl w:val="0"/>
        </w:rPr>
        <w:t xml:space="preserve">development</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sz w:val="24"/>
          <w:szCs w:val="24"/>
          <w:rtl w:val="0"/>
        </w:rPr>
        <w:t xml:space="preserve">All patients were stratified by 30-day mortality and randomly assigned to model training and testing sets (7:3) and only selected clinical data is used while building this model. The candidate machine learning models used were Random Forest, XGBoost Classifier, and LGBM Classifier. The model was called clinical-data-only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sz w:val="24"/>
          <w:szCs w:val="24"/>
          <w:rtl w:val="0"/>
        </w:rPr>
        <w:t xml:space="preserv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Fusion Model development</w:t>
      </w: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combined clinical data with the radiological severity scoring model to create two fusion models: early fusion and late fusion, as illustrated in Figure 2. Random Forest, XGBoost and LightGMB were the candidate machine learning models. For the early fusion system, the chest X-ray severity scores were input as a clinical feature along with clinical data and the selected features were then directly input into a machine learning model. For the late fusion model, the result of the clinical-data-only model and the radiological severity scoring model (FluDeep-XR) were generated independently, and the two numeric outputs were later combined as the input for a support vector classifier. We added platt scaling at the end of all systems to calibrate the outcome of the AI-based system to predicted probabilities. The fusion model with the most accurate prediction performances for 30-day influenza mortality was called FluDeep. We then designed a graphical user interface for other researchers and clinicians for further studies and applications (Appendix figure 1-2).</w:t>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highlight w:val="white"/>
          <w:rtl w:val="0"/>
        </w:rPr>
        <w:t xml:space="preserve">Explainability and Usability </w:t>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For explainability purposes, we ranked all the variables contributing to our model and demonstrated them in the order of importance. Furthermore, to enhance usability of the model, we designed a graphic website with a user-friendly interface calculator that allows physicians to upload patients’ data and chest x-ray images to obtain a probability of death within 30 days.</w:t>
      </w: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b w:val="1"/>
          <w:color w:val="6aa84f"/>
          <w:sz w:val="24"/>
          <w:szCs w:val="24"/>
        </w:rPr>
      </w:pPr>
      <w:r w:rsidDel="00000000" w:rsidR="00000000" w:rsidRPr="00000000">
        <w:rPr>
          <w:rFonts w:ascii="Times New Roman" w:cs="Times New Roman" w:eastAsia="Times New Roman" w:hAnsi="Times New Roman"/>
          <w:b w:val="1"/>
          <w:color w:val="6aa84f"/>
          <w:sz w:val="24"/>
          <w:szCs w:val="24"/>
          <w:rtl w:val="0"/>
        </w:rPr>
        <w:t xml:space="preserve">Statistical analysis</w:t>
      </w:r>
    </w:p>
    <w:p w:rsidR="00000000" w:rsidDel="00000000" w:rsidP="00000000" w:rsidRDefault="00000000" w:rsidRPr="00000000" w14:paraId="0000002F">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difference of patients’ characteristics between Survivors and Non-Survivors, we used the Student’s t test for continuous variables and the χ² test for categorical variables. We calculated the mean-square error (MSE) between the labeled value from physicians and the scoring model for the </w:t>
      </w:r>
      <w:r w:rsidDel="00000000" w:rsidR="00000000" w:rsidRPr="00000000">
        <w:rPr>
          <w:rFonts w:ascii="Times New Roman" w:cs="Times New Roman" w:eastAsia="Times New Roman" w:hAnsi="Times New Roman"/>
          <w:sz w:val="24"/>
          <w:szCs w:val="24"/>
          <w:rtl w:val="0"/>
        </w:rPr>
        <w:t xml:space="preserve">FluDeep-XR</w:t>
      </w:r>
      <w:r w:rsidDel="00000000" w:rsidR="00000000" w:rsidRPr="00000000">
        <w:rPr>
          <w:rFonts w:ascii="Times New Roman" w:cs="Times New Roman" w:eastAsia="Times New Roman" w:hAnsi="Times New Roman"/>
          <w:sz w:val="24"/>
          <w:szCs w:val="24"/>
          <w:rtl w:val="0"/>
        </w:rPr>
        <w:t xml:space="preserve"> model to compare the precision between distinct models and to identify overfitting of the models. We calculated the area under the receiver operating characteristic curve (AUROC), accuracy, sensitivity, specificity, and precision to assess the performance of our clinical-data-only system, early fusion system, late fusion system. We applied DeLong’s tests to compare the AUROC of different AI systems and we used F1 score, precision-recall curve, and calibration plot to evaluate and determine the best architecture of the systems we designed. Furthermore, we compared our new prediction model against existing risk stratification scores for viral pneumonia, such as the MuLBSTA score for multiple viral pneumonia and the 4C mortality score for COVID-19 pneumonia. </w:t>
      </w:r>
      <w:commentRangeStart w:id="6"/>
      <w:r w:rsidDel="00000000" w:rsidR="00000000" w:rsidRPr="00000000">
        <w:rPr>
          <w:rFonts w:ascii="Times New Roman" w:cs="Times New Roman" w:eastAsia="Times New Roman" w:hAnsi="Times New Roman"/>
          <w:sz w:val="24"/>
          <w:szCs w:val="24"/>
          <w:rtl w:val="0"/>
        </w:rPr>
        <w:t xml:space="preserve">We also stratified our cohort by our </w:t>
      </w:r>
      <w:r w:rsidDel="00000000" w:rsidR="00000000" w:rsidRPr="00000000">
        <w:rPr>
          <w:rFonts w:ascii="Times New Roman" w:cs="Times New Roman" w:eastAsia="Times New Roman" w:hAnsi="Times New Roman"/>
          <w:sz w:val="24"/>
          <w:szCs w:val="24"/>
          <w:rtl w:val="0"/>
        </w:rPr>
        <w:t xml:space="preserve">FluDeep-XR</w:t>
      </w:r>
      <w:r w:rsidDel="00000000" w:rsidR="00000000" w:rsidRPr="00000000">
        <w:rPr>
          <w:rFonts w:ascii="Times New Roman" w:cs="Times New Roman" w:eastAsia="Times New Roman" w:hAnsi="Times New Roman"/>
          <w:sz w:val="24"/>
          <w:szCs w:val="24"/>
          <w:rtl w:val="0"/>
        </w:rPr>
        <w:t xml:space="preserve"> scoring model to evaluate the capability of predicting their prognosis only on their first chest X-ray. </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We determined the cutoffs for sensitivities and specificities of each scoring system by the Youden index and applied DeLong’s tests to compare the AUROC of the different scoring systems and our AI systems.</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widowControl w:val="0"/>
        <w:spacing w:before="120" w:line="360" w:lineRule="auto"/>
        <w:jc w:val="center"/>
        <w:rPr>
          <w:rFonts w:ascii="Times New Roman" w:cs="Times New Roman" w:eastAsia="Times New Roman" w:hAnsi="Times New Roman"/>
          <w:b w:val="1"/>
          <w:color w:val="38761d"/>
          <w:sz w:val="24"/>
          <w:szCs w:val="24"/>
        </w:rPr>
      </w:pPr>
      <w:bookmarkStart w:colFirst="0" w:colLast="0" w:name="_1t3h5sf" w:id="8"/>
      <w:bookmarkEnd w:id="8"/>
      <w:r w:rsidDel="00000000" w:rsidR="00000000" w:rsidRPr="00000000">
        <w:rPr>
          <w:rFonts w:ascii="Times New Roman" w:cs="Times New Roman" w:eastAsia="Times New Roman" w:hAnsi="Times New Roman"/>
          <w:b w:val="1"/>
          <w:color w:val="38761d"/>
          <w:sz w:val="24"/>
          <w:szCs w:val="24"/>
          <w:rtl w:val="0"/>
        </w:rPr>
        <w:t xml:space="preserve">Results</w:t>
      </w:r>
    </w:p>
    <w:p w:rsidR="00000000" w:rsidDel="00000000" w:rsidP="00000000" w:rsidRDefault="00000000" w:rsidRPr="00000000" w14:paraId="00000033">
      <w:pPr>
        <w:spacing w:line="360" w:lineRule="auto"/>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Characteristics of Pa</w:t>
      </w:r>
      <w:r w:rsidDel="00000000" w:rsidR="00000000" w:rsidRPr="00000000">
        <w:rPr>
          <w:rFonts w:ascii="Times New Roman" w:cs="Times New Roman" w:eastAsia="Times New Roman" w:hAnsi="Times New Roman"/>
          <w:b w:val="1"/>
          <w:color w:val="38761d"/>
          <w:sz w:val="24"/>
          <w:szCs w:val="24"/>
          <w:rtl w:val="0"/>
        </w:rPr>
        <w:t xml:space="preserve">rticipants</w:t>
      </w: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identified a</w:t>
      </w:r>
      <w:r w:rsidDel="00000000" w:rsidR="00000000" w:rsidRPr="00000000">
        <w:rPr>
          <w:rFonts w:ascii="Times New Roman" w:cs="Times New Roman" w:eastAsia="Times New Roman" w:hAnsi="Times New Roman"/>
          <w:sz w:val="24"/>
          <w:szCs w:val="24"/>
          <w:rtl w:val="0"/>
        </w:rPr>
        <w:t xml:space="preserve"> total of 765 patients admitted to the Emergency Department of the  National Taiwan University Hospital between the 16th of January 1, 2016 and the 9th September 2018. Of every patient we collected all chest X-ray images for a total of 1018. We stratified patients in two groups based on mortality at 30 days: Survivors (S) and Non-survivors (N-S). We evaluated the differences in characteristics (demographics, vital signs, laboratory markers, comorbidities, and chest x-ray image severity) between the two groups, as shown in Table 2  Non-survivors were older (mean age S: 65.9 ± 18.2 versus N-S 78.3 ± 12.82 years, p-value&lt;0.0001), had higher CRP levels (S: 8.39 versus N-S:11.98, p-value 0.0003), higher prevalence of hypertension. (S: 43% versus N-S: 62%, p-value 0.0265) and higher average severity scores of first CXR image taken within 24 hours of presentation to the ER (S: 2.98 ± 1.17 ; N-S: 3.92 ± 1.05, p value&lt;0.0001).</w:t>
      </w:r>
    </w:p>
    <w:p w:rsidR="00000000" w:rsidDel="00000000" w:rsidP="00000000" w:rsidRDefault="00000000" w:rsidRPr="00000000" w14:paraId="00000035">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360" w:lineRule="auto"/>
        <w:jc w:val="both"/>
        <w:rPr>
          <w:rFonts w:ascii="Times New Roman" w:cs="Times New Roman" w:eastAsia="Times New Roman" w:hAnsi="Times New Roman"/>
          <w:b w:val="1"/>
          <w:color w:val="6aa84f"/>
          <w:sz w:val="24"/>
          <w:szCs w:val="24"/>
        </w:rPr>
      </w:pPr>
      <w:r w:rsidDel="00000000" w:rsidR="00000000" w:rsidRPr="00000000">
        <w:rPr>
          <w:rFonts w:ascii="Times New Roman" w:cs="Times New Roman" w:eastAsia="Times New Roman" w:hAnsi="Times New Roman"/>
          <w:b w:val="1"/>
          <w:color w:val="6aa84f"/>
          <w:sz w:val="24"/>
          <w:szCs w:val="24"/>
          <w:rtl w:val="0"/>
        </w:rPr>
        <w:t xml:space="preserve">Chest X-ray Severity Scoring model</w:t>
      </w:r>
      <w:r w:rsidDel="00000000" w:rsidR="00000000" w:rsidRPr="00000000">
        <w:rPr>
          <w:rFonts w:ascii="Times New Roman" w:cs="Times New Roman" w:eastAsia="Times New Roman" w:hAnsi="Times New Roman"/>
          <w:b w:val="1"/>
          <w:color w:val="6aa84f"/>
          <w:sz w:val="24"/>
          <w:szCs w:val="24"/>
          <w:rtl w:val="0"/>
        </w:rPr>
        <w:t xml:space="preserve"> (FluDeep-XR)</w:t>
      </w: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We used six CNN models with and without pre-training with ImageNet to build the radiologic severity scoring model. As shown in Table 3, pre-training improved the performances of both InceptionV3 and Xception, by reducing the MSE. The ImageNet Pre-trained Xception model exhibited the highest performance with the lowest MSE (1.1390) and was called FluDeep-XR. </w:t>
      </w:r>
      <w:r w:rsidDel="00000000" w:rsidR="00000000" w:rsidRPr="00000000">
        <w:rPr>
          <w:rtl w:val="0"/>
        </w:rPr>
      </w:r>
    </w:p>
    <w:p w:rsidR="00000000" w:rsidDel="00000000" w:rsidP="00000000" w:rsidRDefault="00000000" w:rsidRPr="00000000" w14:paraId="00000038">
      <w:pPr>
        <w:spacing w:line="360" w:lineRule="auto"/>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color w:val="38761d"/>
          <w:sz w:val="24"/>
          <w:szCs w:val="24"/>
          <w:highlight w:val="white"/>
          <w:rtl w:val="0"/>
        </w:rPr>
        <w:t xml:space="preserve">Clinical-data-only and Fusion Models (FluDeep)</w:t>
      </w:r>
      <w:r w:rsidDel="00000000" w:rsidR="00000000" w:rsidRPr="00000000">
        <w:rPr>
          <w:rFonts w:ascii="Times New Roman" w:cs="Times New Roman" w:eastAsia="Times New Roman" w:hAnsi="Times New Roman"/>
          <w:color w:val="38761d"/>
          <w:sz w:val="24"/>
          <w:szCs w:val="24"/>
          <w:highlight w:val="white"/>
          <w:rtl w:val="0"/>
        </w:rPr>
        <w:t xml:space="preserve"> </w:t>
      </w:r>
      <w:r w:rsidDel="00000000" w:rsidR="00000000" w:rsidRPr="00000000">
        <w:rPr>
          <w:rtl w:val="0"/>
        </w:rPr>
      </w:r>
    </w:p>
    <w:p w:rsidR="00000000" w:rsidDel="00000000" w:rsidP="00000000" w:rsidRDefault="00000000" w:rsidRPr="00000000" w14:paraId="0000003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We built severity prediction models based solely on clinical data (clinical-data-only model) and fusion models, integrating FluDeep-XR and clinical data, using Random Forest, XGBoost Classifier and  LightGBM Classifier (LGBM). Table 4 and Figure 4 present the performance of these models. Despite an AUROC ranging from 0.72 to 0.81, Random Forest-based systems lacked the potential of clinical application due to low precisions and F1 scores. For XGBoost- and LGBM-based, compared to clinical-data-only, fusion systems (early and late) showed improved AUROC and F1 scores, but only the late fusion system demonstrated a significant difference compared to clinical-data-only systems. LGBM-based systems exhibited higher AUROC and F1 scores than the XGBoost-based counterparts. The LGBM-based clinical-data-only, early fusion and late fusion models showed an AUROC of 0.8589, 0.9039 and 0.9876, and F1 scores of 0.4000, 0.6667 and 0.9167, respectively. The late fusion model demonstrated a better-performing precision-recall curve than the early fusion model and was called FluDeep (Figure 5). As displayed in Figure 6 with the calibration plots, the predictive performance of both the early fusion and late fusion models were acceptably stable throughout different predicted probabilities of death within 30 days.  </w:t>
      </w:r>
      <w:r w:rsidDel="00000000" w:rsidR="00000000" w:rsidRPr="00000000">
        <w:rPr>
          <w:rtl w:val="0"/>
        </w:rPr>
      </w:r>
    </w:p>
    <w:p w:rsidR="00000000" w:rsidDel="00000000" w:rsidP="00000000" w:rsidRDefault="00000000" w:rsidRPr="00000000" w14:paraId="0000003A">
      <w:pPr>
        <w:spacing w:line="276" w:lineRule="auto"/>
        <w:ind w:left="0" w:firstLine="0"/>
        <w:rPr>
          <w:rFonts w:ascii="Times New Roman" w:cs="Times New Roman" w:eastAsia="Times New Roman" w:hAnsi="Times New Roman"/>
          <w:b w:val="1"/>
          <w:sz w:val="24"/>
          <w:szCs w:val="24"/>
        </w:rPr>
      </w:pPr>
      <w:bookmarkStart w:colFirst="0" w:colLast="0" w:name="_13ms9qlfl6ud" w:id="9"/>
      <w:bookmarkEnd w:id="9"/>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Explainability of the model</w:t>
      </w:r>
      <w:r w:rsidDel="00000000" w:rsidR="00000000" w:rsidRPr="00000000">
        <w:rPr>
          <w:rFonts w:ascii="Times New Roman" w:cs="Times New Roman" w:eastAsia="Times New Roman" w:hAnsi="Times New Roman"/>
          <w:color w:val="38761d"/>
          <w:sz w:val="24"/>
          <w:szCs w:val="24"/>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support our model in the real-world setting, we investigated its explainability by identifying and ranking the features contributing the most to FluDeep’s prognosis predictions (Figure 7). The five most important predictors were lactic acid level, FluDeep-XR score, age, C-reactive protein and troponin T levels.  </w:t>
      </w:r>
    </w:p>
    <w:p w:rsidR="00000000" w:rsidDel="00000000" w:rsidP="00000000" w:rsidRDefault="00000000" w:rsidRPr="00000000" w14:paraId="0000003D">
      <w:pPr>
        <w:spacing w:line="360" w:lineRule="auto"/>
        <w:ind w:left="0" w:firstLine="0"/>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bookmarkStart w:colFirst="0" w:colLast="0" w:name="_3o5n9fsnxked" w:id="11"/>
      <w:bookmarkEnd w:id="11"/>
      <w:r w:rsidDel="00000000" w:rsidR="00000000" w:rsidRPr="00000000">
        <w:rPr>
          <w:rtl w:val="0"/>
        </w:rPr>
      </w:r>
    </w:p>
    <w:p w:rsidR="00000000" w:rsidDel="00000000" w:rsidP="00000000" w:rsidRDefault="00000000" w:rsidRPr="00000000" w14:paraId="0000003F">
      <w:pPr>
        <w:widowControl w:val="0"/>
        <w:spacing w:before="120" w:line="360" w:lineRule="auto"/>
        <w:jc w:val="center"/>
        <w:rPr>
          <w:rFonts w:ascii="Times New Roman" w:cs="Times New Roman" w:eastAsia="Times New Roman" w:hAnsi="Times New Roman"/>
          <w:b w:val="1"/>
          <w:sz w:val="28"/>
          <w:szCs w:val="28"/>
        </w:rPr>
      </w:pPr>
      <w:bookmarkStart w:colFirst="0" w:colLast="0" w:name="_44sinio" w:id="12"/>
      <w:bookmarkEnd w:id="12"/>
      <w:r w:rsidDel="00000000" w:rsidR="00000000" w:rsidRPr="00000000">
        <w:rPr>
          <w:rFonts w:ascii="Times New Roman" w:cs="Times New Roman" w:eastAsia="Times New Roman" w:hAnsi="Times New Roman"/>
          <w:b w:val="1"/>
          <w:sz w:val="28"/>
          <w:szCs w:val="28"/>
          <w:rtl w:val="0"/>
        </w:rPr>
        <w:t xml:space="preserve">Discussion</w:t>
      </w:r>
    </w:p>
    <w:p w:rsidR="00000000" w:rsidDel="00000000" w:rsidP="00000000" w:rsidRDefault="00000000" w:rsidRPr="00000000" w14:paraId="0000004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Principal Results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ins w:author="Lorenzo Porta" w:id="0" w:date="2023-02-17T08:13:11Z"/>
          <w:rFonts w:ascii="Times New Roman" w:cs="Times New Roman" w:eastAsia="Times New Roman" w:hAnsi="Times New Roman"/>
          <w:b w:val="1"/>
          <w:sz w:val="24"/>
          <w:szCs w:val="24"/>
        </w:rPr>
      </w:pPr>
      <w:ins w:author="Lorenzo Porta" w:id="0" w:date="2023-02-17T08:13:11Z">
        <w:commentRangeStart w:id="7"/>
        <w:r w:rsidDel="00000000" w:rsidR="00000000" w:rsidRPr="00000000">
          <w:rPr>
            <w:rFonts w:ascii="Times New Roman" w:cs="Times New Roman" w:eastAsia="Times New Roman" w:hAnsi="Times New Roman"/>
            <w:b w:val="1"/>
            <w:sz w:val="24"/>
            <w:szCs w:val="24"/>
            <w:rtl w:val="0"/>
          </w:rPr>
          <w:t xml:space="preserve">We designed the first AI mortality prediction system for influenza (FluDeep) that combines clinical and radiological data under the belief that machine learning models should imitate how a physician reasons, maintaining the holistic approach to medicine, while achieving results previously considered impossible. To do so, we conceived the first deep learning model to directly quantify the severity of chest x-ray images (FluDeep-XR). Furthermore, to enhance usability, we designed a graphic website with a user-friendly interface calculator that allows physicians to upload patients’ data and chest x-ray images to obtain a probability of death within 30 days. Compared to previous models which included only either clinical or radiological data, our integrated approach allowed us to create a fusion model with better performance. In fact, after model fusion, the AUROC of the LightGBM-based clinical-data-only model improved from 0.8589 to 0.9039 (early fusion) and 0.9876 (late fusion) (p-value both &lt;0.005), with the late fusion model as a stronger predictor than early fusion (p-value=0.001). Another element that supports our approach is the weight demonstrated by the chest x-rays severity score on prognosis prediction, which ranked as the second most important feature.</w:t>
        </w:r>
      </w:ins>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ins w:author="Lorenzo Porta" w:id="0" w:date="2023-02-17T08:13:11Z"/>
          <w:rFonts w:ascii="Times New Roman" w:cs="Times New Roman" w:eastAsia="Times New Roman" w:hAnsi="Times New Roman"/>
          <w:b w:val="1"/>
          <w:sz w:val="24"/>
          <w:szCs w:val="24"/>
        </w:rPr>
      </w:pPr>
      <w:ins w:author="Lorenzo Porta" w:id="0" w:date="2023-02-17T08:13:11Z">
        <w:r w:rsidDel="00000000" w:rsidR="00000000" w:rsidRPr="00000000">
          <w:rPr>
            <w:rtl w:val="0"/>
          </w:rPr>
        </w:r>
      </w:ins>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ins w:author="Lorenzo Porta" w:id="0" w:date="2023-02-17T08:13:11Z"/>
          <w:rFonts w:ascii="Times New Roman" w:cs="Times New Roman" w:eastAsia="Times New Roman" w:hAnsi="Times New Roman"/>
          <w:b w:val="1"/>
          <w:sz w:val="24"/>
          <w:szCs w:val="24"/>
        </w:rPr>
      </w:pPr>
      <w:ins w:author="Lorenzo Porta" w:id="0" w:date="2023-02-17T08:13:11Z">
        <w:r w:rsidDel="00000000" w:rsidR="00000000" w:rsidRPr="00000000">
          <w:rPr>
            <w:rFonts w:ascii="Times New Roman" w:cs="Times New Roman" w:eastAsia="Times New Roman" w:hAnsi="Times New Roman"/>
            <w:b w:val="1"/>
            <w:sz w:val="24"/>
            <w:szCs w:val="24"/>
            <w:rtl w:val="0"/>
          </w:rPr>
          <w:t xml:space="preserve">The idea of combining radiological images to clinical data was derived by recent studies that demonstrated that chest x-rays can be applied to assess the severity of pneumonia in ARDS or COVID-19, using CNN-based models 23,24,39-41,25-27. To clarify whether these images can serve as an independent prognostic factor, we tried to predict the prognosis by only using chest X-ray and determined a cutoff based on the Youden index in our FluDeep-XR model. This resulted in a lower AUROC compared to FluDeep (AUROC 0.9876 vs. 0.6989, p-value &lt;0.001), thus, demonstrating that chest x-rays alone are not an ideal prognostic factor (Figure 8A, Appendix Table 1). Their lack of accuracy could be </w:t>
        </w:r>
        <w:r w:rsidDel="00000000" w:rsidR="00000000" w:rsidRPr="00000000">
          <w:rPr>
            <w:rFonts w:ascii="Times New Roman" w:cs="Times New Roman" w:eastAsia="Times New Roman" w:hAnsi="Times New Roman"/>
            <w:b w:val="1"/>
            <w:sz w:val="24"/>
            <w:szCs w:val="24"/>
            <w:rtl w:val="0"/>
          </w:rPr>
          <w:t xml:space="preserve">related to their</w:t>
        </w:r>
        <w:r w:rsidDel="00000000" w:rsidR="00000000" w:rsidRPr="00000000">
          <w:rPr>
            <w:rFonts w:ascii="Times New Roman" w:cs="Times New Roman" w:eastAsia="Times New Roman" w:hAnsi="Times New Roman"/>
            <w:b w:val="1"/>
            <w:sz w:val="24"/>
            <w:szCs w:val="24"/>
            <w:rtl w:val="0"/>
          </w:rPr>
          <w:t xml:space="preserve"> ability to show delayed pathological changes and thus might not truly reflect the severity of the early stages of pneumonia. However, since they are usually performed in the emergency department, we believed that integrating them in a CNN model would have allowed us to improve accuracy. Thus, to reduce the interobserver variability of chest x-rays, we built a model that automatically generates the severity score of chest x-rays and pre-trained it with other datasets to limit the number of data required and the disparity of distribution between different outcome labels. In fact, previous studies demonstrated that, compared with training from scratch, a pre-trained CNN-based model improved the accuracy of detecting diseases 40,47,48 and the ability of feature extraction49 from medical radiological images. In this study, pre-training models by ImageNet decreased the mean square error of InceptionV3 and Xception by 0.82 and 1.65, which translated to better performance of both models.</w:t>
        </w:r>
      </w:ins>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ins w:author="Lorenzo Porta" w:id="1" w:date="2023-02-16T07:06:02Z"/>
          <w:rFonts w:ascii="Times New Roman" w:cs="Times New Roman" w:eastAsia="Times New Roman" w:hAnsi="Times New Roman"/>
          <w:b w:val="1"/>
          <w:sz w:val="24"/>
          <w:szCs w:val="24"/>
        </w:rPr>
      </w:pPr>
      <w:ins w:author="Lorenzo Porta" w:id="1" w:date="2023-02-16T07:06:02Z">
        <w:commentRangeEnd w:id="7"/>
        <w:r w:rsidDel="00000000" w:rsidR="00000000" w:rsidRPr="00000000">
          <w:commentReference w:id="7"/>
        </w:r>
        <w:commentRangeStart w:id="8"/>
        <w:r w:rsidDel="00000000" w:rsidR="00000000" w:rsidRPr="00000000">
          <w:rPr>
            <w:rFonts w:ascii="Times New Roman" w:cs="Times New Roman" w:eastAsia="Times New Roman" w:hAnsi="Times New Roman"/>
            <w:b w:val="1"/>
            <w:sz w:val="24"/>
            <w:szCs w:val="24"/>
            <w:rtl w:val="0"/>
          </w:rPr>
          <w:t xml:space="preserve">  </w:t>
        </w:r>
      </w:ins>
    </w:p>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del w:author="Lorenzo Porta" w:id="1" w:date="2023-02-16T07:06:02Z">
        <w:commentRangeEnd w:id="8"/>
        <w:r w:rsidDel="00000000" w:rsidR="00000000" w:rsidRPr="00000000">
          <w:commentReference w:id="8"/>
        </w:r>
        <w:r w:rsidDel="00000000" w:rsidR="00000000" w:rsidRPr="00000000">
          <w:rPr>
            <w:rFonts w:ascii="Times New Roman" w:cs="Times New Roman" w:eastAsia="Times New Roman" w:hAnsi="Times New Roman"/>
            <w:sz w:val="24"/>
            <w:szCs w:val="24"/>
            <w:rtl w:val="0"/>
          </w:rPr>
          <w:delText xml:space="preserve">In this study including 765 </w:delText>
        </w:r>
        <w:r w:rsidDel="00000000" w:rsidR="00000000" w:rsidRPr="00000000">
          <w:rPr>
            <w:rFonts w:ascii="Times New Roman" w:cs="Times New Roman" w:eastAsia="Times New Roman" w:hAnsi="Times New Roman"/>
            <w:sz w:val="24"/>
            <w:szCs w:val="24"/>
            <w:rtl w:val="0"/>
          </w:rPr>
          <w:delText xml:space="preserve">patients with influenza admitted to a large tertiary academic medical center, </w:delText>
        </w:r>
        <w:r w:rsidDel="00000000" w:rsidR="00000000" w:rsidRPr="00000000">
          <w:rPr>
            <w:rFonts w:ascii="Times New Roman" w:cs="Times New Roman" w:eastAsia="Times New Roman" w:hAnsi="Times New Roman"/>
            <w:sz w:val="24"/>
            <w:szCs w:val="24"/>
            <w:rtl w:val="0"/>
          </w:rPr>
          <w:delText xml:space="preserve">we developed the first deep learning-based model to quantify the severity of  chest x-ray images (</w:delText>
        </w:r>
        <w:r w:rsidDel="00000000" w:rsidR="00000000" w:rsidRPr="00000000">
          <w:rPr>
            <w:rFonts w:ascii="Times New Roman" w:cs="Times New Roman" w:eastAsia="Times New Roman" w:hAnsi="Times New Roman"/>
            <w:color w:val="ff0000"/>
            <w:sz w:val="24"/>
            <w:szCs w:val="24"/>
            <w:rtl w:val="0"/>
          </w:rPr>
          <w:delText xml:space="preserve">FluDeep-XR</w:delText>
        </w:r>
        <w:r w:rsidDel="00000000" w:rsidR="00000000" w:rsidRPr="00000000">
          <w:rPr>
            <w:rFonts w:ascii="Times New Roman" w:cs="Times New Roman" w:eastAsia="Times New Roman" w:hAnsi="Times New Roman"/>
            <w:sz w:val="24"/>
            <w:szCs w:val="24"/>
            <w:rtl w:val="0"/>
          </w:rPr>
          <w:delText xml:space="preserve">) and the first AI prognosis prediction system that combined radiological image severity and clinical data (</w:delText>
        </w:r>
        <w:r w:rsidDel="00000000" w:rsidR="00000000" w:rsidRPr="00000000">
          <w:rPr>
            <w:rFonts w:ascii="Times New Roman" w:cs="Times New Roman" w:eastAsia="Times New Roman" w:hAnsi="Times New Roman"/>
            <w:color w:val="ff0000"/>
            <w:sz w:val="24"/>
            <w:szCs w:val="24"/>
            <w:rtl w:val="0"/>
          </w:rPr>
          <w:delText xml:space="preserve">FluDeep</w:delText>
        </w:r>
        <w:r w:rsidDel="00000000" w:rsidR="00000000" w:rsidRPr="00000000">
          <w:rPr>
            <w:rFonts w:ascii="Times New Roman" w:cs="Times New Roman" w:eastAsia="Times New Roman" w:hAnsi="Times New Roman"/>
            <w:sz w:val="24"/>
            <w:szCs w:val="24"/>
            <w:rtl w:val="0"/>
          </w:rPr>
          <w:delText xml:space="preserve">) for influenza pneumonia. Out of the six deep learning-based models for chest x-ray image severity, Xception was the best-performing model with further improvement in performance after pre-training with ImageNet. On the </w:delText>
        </w:r>
        <w:r w:rsidDel="00000000" w:rsidR="00000000" w:rsidRPr="00000000">
          <w:rPr>
            <w:rFonts w:ascii="Times New Roman" w:cs="Times New Roman" w:eastAsia="Times New Roman" w:hAnsi="Times New Roman"/>
            <w:sz w:val="24"/>
            <w:szCs w:val="24"/>
            <w:rtl w:val="0"/>
          </w:rPr>
          <w:delText xml:space="preserve">other</w:delText>
        </w:r>
        <w:r w:rsidDel="00000000" w:rsidR="00000000" w:rsidRPr="00000000">
          <w:rPr>
            <w:rFonts w:ascii="Times New Roman" w:cs="Times New Roman" w:eastAsia="Times New Roman" w:hAnsi="Times New Roman"/>
            <w:sz w:val="24"/>
            <w:szCs w:val="24"/>
            <w:rtl w:val="0"/>
          </w:rPr>
          <w:delText xml:space="preserve"> hand, LGBM Classifier was the best-performing clinical-data-only model. </w:delText>
        </w:r>
        <w:r w:rsidDel="00000000" w:rsidR="00000000" w:rsidRPr="00000000">
          <w:rPr>
            <w:rFonts w:ascii="Times New Roman" w:cs="Times New Roman" w:eastAsia="Times New Roman" w:hAnsi="Times New Roman"/>
            <w:sz w:val="24"/>
            <w:szCs w:val="24"/>
            <w:rtl w:val="0"/>
          </w:rPr>
          <w:delText xml:space="preserve">Model fusion of the clinical-data-only model with Radiological Severity Scoring Model (DeepFlu-XR) improved the accuracy of prognosis prediction, bringing the AUROC to above 0.90. Late fusion model, in which the Deep-Flu XR played a larger role, performed better than the early fusion model (AUROC 0.9876 versus 0.9039). In addition, Deep-Flu XR scores was ranked second in importance among the selected clinical features. Importantly, we designed a graphic website, which transforms complicated coding to a user-friendly interface calculator. Physicians, hospitals and research teams can enter the clinical data and upload chest x-ray images, and the interface we developed will generate the predicted probability of death within 30 days.</w:delText>
        </w:r>
      </w:del>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del w:author="Lorenzo Porta" w:id="2" w:date="2023-02-16T07:53:02Z">
        <w:commentRangeStart w:id="9"/>
        <w:r w:rsidDel="00000000" w:rsidR="00000000" w:rsidRPr="00000000">
          <w:rPr>
            <w:rFonts w:ascii="Times New Roman" w:cs="Times New Roman" w:eastAsia="Times New Roman" w:hAnsi="Times New Roman"/>
            <w:sz w:val="24"/>
            <w:szCs w:val="24"/>
            <w:rtl w:val="0"/>
          </w:rPr>
          <w:delText xml:space="preserve">O</w:delText>
        </w:r>
        <w:r w:rsidDel="00000000" w:rsidR="00000000" w:rsidRPr="00000000">
          <w:rPr>
            <w:rFonts w:ascii="Times New Roman" w:cs="Times New Roman" w:eastAsia="Times New Roman" w:hAnsi="Times New Roman"/>
            <w:sz w:val="24"/>
            <w:szCs w:val="24"/>
            <w:rtl w:val="0"/>
          </w:rPr>
          <w:delText xml:space="preserve">ne </w:delText>
        </w:r>
        <w:r w:rsidDel="00000000" w:rsidR="00000000" w:rsidRPr="00000000">
          <w:rPr>
            <w:rFonts w:ascii="Times New Roman" w:cs="Times New Roman" w:eastAsia="Times New Roman" w:hAnsi="Times New Roman"/>
            <w:sz w:val="24"/>
            <w:szCs w:val="24"/>
            <w:rtl w:val="0"/>
          </w:rPr>
          <w:delText xml:space="preserve">unique aspect of this study was that we performed model fusion of chest x-ray severity deep learning model and clinical-data-only model to imitate physician behaviors when treating patients. Previous models based on traditional logistic regression or machine learning mostly include only one aspect of medical data, that is, medical image or clinical data, but seldom both. By combining both modalities into one, our model more holistically evaluates the patients, which could lead to more accurate prognostic prediction. Our results corroborate this presumption by showing that fusion models performed better than clinical-data-only models. In our study, after model fusion, the AUROC of the LightGBM-based clinical-data-only model improved from 0.8589 to 0.9039 (early fusion) and 0.9876 (late fusion) (p-value both &lt;0.005). Furthermore, the late fusion model was shown to be a stronger predictor than early fusion (AUROC 0.9876 vs 0.9039, p-value=0.001). CXR image severity played a larger role in the late fusion model compared to the early fusion model, and with CXR image severity ranked as the top 2 most important features, it further supports the major influence CXR severity has on prognosis prediction. This provided valuable insight and invited future research into further development and application of fusion models for prognostic prediction for influenza pneumonia. </w:delText>
        </w:r>
      </w:del>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8">
      <w:pPr>
        <w:spacing w:line="360" w:lineRule="auto"/>
        <w:jc w:val="both"/>
        <w:rPr>
          <w:del w:author="Lorenzo Porta" w:id="3" w:date="2023-02-17T08:14:00Z"/>
          <w:rFonts w:ascii="Times New Roman" w:cs="Times New Roman" w:eastAsia="Times New Roman" w:hAnsi="Times New Roman"/>
          <w:sz w:val="24"/>
          <w:szCs w:val="24"/>
        </w:rPr>
      </w:pPr>
      <w:del w:author="Lorenzo Porta" w:id="3" w:date="2023-02-17T08:14:00Z">
        <w:r w:rsidDel="00000000" w:rsidR="00000000" w:rsidRPr="00000000">
          <w:rPr>
            <w:rtl w:val="0"/>
          </w:rPr>
        </w:r>
      </w:del>
    </w:p>
    <w:p w:rsidR="00000000" w:rsidDel="00000000" w:rsidP="00000000" w:rsidRDefault="00000000" w:rsidRPr="00000000" w14:paraId="00000049">
      <w:pPr>
        <w:spacing w:line="360" w:lineRule="auto"/>
        <w:jc w:val="both"/>
        <w:rPr>
          <w:del w:author="Lorenzo Porta" w:id="3" w:date="2023-02-17T08:14:00Z"/>
          <w:rFonts w:ascii="Times New Roman" w:cs="Times New Roman" w:eastAsia="Times New Roman" w:hAnsi="Times New Roman"/>
          <w:sz w:val="24"/>
          <w:szCs w:val="24"/>
        </w:rPr>
      </w:pPr>
      <w:del w:author="Lorenzo Porta" w:id="3" w:date="2023-02-17T08:14:00Z">
        <w:r w:rsidDel="00000000" w:rsidR="00000000" w:rsidRPr="00000000">
          <w:rPr>
            <w:rFonts w:ascii="Times New Roman" w:cs="Times New Roman" w:eastAsia="Times New Roman" w:hAnsi="Times New Roman"/>
            <w:sz w:val="24"/>
            <w:szCs w:val="24"/>
            <w:rtl w:val="0"/>
          </w:rPr>
          <w:delText xml:space="preserve">For scoring CXR severity, we proved that pre-training with ImageNet followed by transfer learning makes models perform better compared with training a model from scratch. </w:delText>
        </w:r>
        <w:r w:rsidDel="00000000" w:rsidR="00000000" w:rsidRPr="00000000">
          <w:rPr>
            <w:rFonts w:ascii="Times New Roman" w:cs="Times New Roman" w:eastAsia="Times New Roman" w:hAnsi="Times New Roman"/>
            <w:sz w:val="24"/>
            <w:szCs w:val="24"/>
            <w:rtl w:val="0"/>
          </w:rPr>
          <w:delText xml:space="preserve">Chest x-rays contain information about the severity of pneumonia, but there exists significant interobserver variability.</w:delText>
        </w:r>
        <w:r w:rsidDel="00000000" w:rsidR="00000000" w:rsidRPr="00000000">
          <w:rPr>
            <w:rFonts w:ascii="Times New Roman" w:cs="Times New Roman" w:eastAsia="Times New Roman" w:hAnsi="Times New Roman"/>
            <w:sz w:val="24"/>
            <w:szCs w:val="24"/>
            <w:vertAlign w:val="superscript"/>
            <w:rtl w:val="0"/>
          </w:rPr>
          <w:delText xml:space="preserve">19,20,21,22</w:delText>
        </w:r>
        <w:r w:rsidDel="00000000" w:rsidR="00000000" w:rsidRPr="00000000">
          <w:rPr>
            <w:rFonts w:ascii="Times New Roman" w:cs="Times New Roman" w:eastAsia="Times New Roman" w:hAnsi="Times New Roman"/>
            <w:sz w:val="24"/>
            <w:szCs w:val="24"/>
            <w:rtl w:val="0"/>
          </w:rPr>
          <w:delText xml:space="preserve"> We aimed at building a model that automatically generates the severity score of chest x-rays to provide a steady quality of severity scoring and reduce the workload of healthcare providers. </w:delText>
        </w:r>
        <w:r w:rsidDel="00000000" w:rsidR="00000000" w:rsidRPr="00000000">
          <w:rPr>
            <w:rFonts w:ascii="Times New Roman" w:cs="Times New Roman" w:eastAsia="Times New Roman" w:hAnsi="Times New Roman"/>
            <w:sz w:val="24"/>
            <w:szCs w:val="24"/>
            <w:rtl w:val="0"/>
          </w:rPr>
          <w:delText xml:space="preserve">With the architecture of the deep neural network, specifically the CNN models, computers can learn and extract the features and parameters to grade chest x-ray images.</w:delText>
        </w:r>
        <w:r w:rsidDel="00000000" w:rsidR="00000000" w:rsidRPr="00000000">
          <w:rPr>
            <w:rFonts w:ascii="Times New Roman" w:cs="Times New Roman" w:eastAsia="Times New Roman" w:hAnsi="Times New Roman"/>
            <w:sz w:val="24"/>
            <w:szCs w:val="24"/>
            <w:vertAlign w:val="superscript"/>
            <w:rtl w:val="0"/>
          </w:rPr>
          <w:delText xml:space="preserve">24-27</w:delText>
        </w:r>
        <w:r w:rsidDel="00000000" w:rsidR="00000000" w:rsidRPr="00000000">
          <w:rPr>
            <w:rFonts w:ascii="Times New Roman" w:cs="Times New Roman" w:eastAsia="Times New Roman" w:hAnsi="Times New Roman"/>
            <w:sz w:val="24"/>
            <w:szCs w:val="24"/>
            <w:rtl w:val="0"/>
          </w:rPr>
          <w:delText xml:space="preserve"> Pre-training a model with other datasets allows us to train the model with a limited number of data </w:delText>
        </w:r>
        <w:r w:rsidDel="00000000" w:rsidR="00000000" w:rsidRPr="00000000">
          <w:rPr>
            <w:rFonts w:ascii="Times New Roman" w:cs="Times New Roman" w:eastAsia="Times New Roman" w:hAnsi="Times New Roman"/>
            <w:sz w:val="24"/>
            <w:szCs w:val="24"/>
            <w:rtl w:val="0"/>
          </w:rPr>
          <w:delText xml:space="preserve">and a disparity of distribution between different outcome labels. </w:delText>
        </w:r>
        <w:r w:rsidDel="00000000" w:rsidR="00000000" w:rsidRPr="00000000">
          <w:rPr>
            <w:rFonts w:ascii="Times New Roman" w:cs="Times New Roman" w:eastAsia="Times New Roman" w:hAnsi="Times New Roman"/>
            <w:sz w:val="24"/>
            <w:szCs w:val="24"/>
            <w:rtl w:val="0"/>
          </w:rPr>
          <w:delText xml:space="preserve">Previous studies proved that, compared with training from scratch, a </w:delText>
        </w:r>
        <w:r w:rsidDel="00000000" w:rsidR="00000000" w:rsidRPr="00000000">
          <w:rPr>
            <w:rFonts w:ascii="Times New Roman" w:cs="Times New Roman" w:eastAsia="Times New Roman" w:hAnsi="Times New Roman"/>
            <w:sz w:val="24"/>
            <w:szCs w:val="24"/>
            <w:rtl w:val="0"/>
          </w:rPr>
          <w:delText xml:space="preserve">pre-trained CNN-based model</w:delText>
        </w:r>
        <w:r w:rsidDel="00000000" w:rsidR="00000000" w:rsidRPr="00000000">
          <w:rPr>
            <w:rFonts w:ascii="Times New Roman" w:cs="Times New Roman" w:eastAsia="Times New Roman" w:hAnsi="Times New Roman"/>
            <w:sz w:val="24"/>
            <w:szCs w:val="24"/>
            <w:rtl w:val="0"/>
          </w:rPr>
          <w:delText xml:space="preserve"> improved t</w:delText>
        </w:r>
        <w:r w:rsidDel="00000000" w:rsidR="00000000" w:rsidRPr="00000000">
          <w:rPr>
            <w:rFonts w:ascii="Times New Roman" w:cs="Times New Roman" w:eastAsia="Times New Roman" w:hAnsi="Times New Roman"/>
            <w:sz w:val="24"/>
            <w:szCs w:val="24"/>
            <w:rtl w:val="0"/>
          </w:rPr>
          <w:delText xml:space="preserve">he accuracy of detecting diseases</w:delText>
        </w:r>
        <w:r w:rsidDel="00000000" w:rsidR="00000000" w:rsidRPr="00000000">
          <w:rPr>
            <w:rFonts w:ascii="Times New Roman" w:cs="Times New Roman" w:eastAsia="Times New Roman" w:hAnsi="Times New Roman"/>
            <w:sz w:val="24"/>
            <w:szCs w:val="24"/>
            <w:vertAlign w:val="superscript"/>
            <w:rtl w:val="0"/>
          </w:rPr>
          <w:delText xml:space="preserve">40,47,48</w:delText>
        </w:r>
        <w:r w:rsidDel="00000000" w:rsidR="00000000" w:rsidRPr="00000000">
          <w:rPr>
            <w:rFonts w:ascii="Times New Roman" w:cs="Times New Roman" w:eastAsia="Times New Roman" w:hAnsi="Times New Roman"/>
            <w:sz w:val="24"/>
            <w:szCs w:val="24"/>
            <w:rtl w:val="0"/>
          </w:rPr>
          <w:delText xml:space="preserve"> and the ability of feature extraction</w:delText>
        </w:r>
        <w:r w:rsidDel="00000000" w:rsidR="00000000" w:rsidRPr="00000000">
          <w:rPr>
            <w:rFonts w:ascii="Times New Roman" w:cs="Times New Roman" w:eastAsia="Times New Roman" w:hAnsi="Times New Roman"/>
            <w:sz w:val="24"/>
            <w:szCs w:val="24"/>
            <w:vertAlign w:val="superscript"/>
            <w:rtl w:val="0"/>
          </w:rPr>
          <w:delText xml:space="preserve">49</w:delText>
        </w:r>
        <w:r w:rsidDel="00000000" w:rsidR="00000000" w:rsidRPr="00000000">
          <w:rPr>
            <w:rFonts w:ascii="Times New Roman" w:cs="Times New Roman" w:eastAsia="Times New Roman" w:hAnsi="Times New Roman"/>
            <w:sz w:val="24"/>
            <w:szCs w:val="24"/>
            <w:rtl w:val="0"/>
          </w:rPr>
          <w:delText xml:space="preserve"> from medical radiological images.</w:delText>
        </w:r>
        <w:r w:rsidDel="00000000" w:rsidR="00000000" w:rsidRPr="00000000">
          <w:rPr>
            <w:rFonts w:ascii="Times New Roman" w:cs="Times New Roman" w:eastAsia="Times New Roman" w:hAnsi="Times New Roman"/>
            <w:sz w:val="24"/>
            <w:szCs w:val="24"/>
            <w:rtl w:val="0"/>
          </w:rPr>
          <w:delText xml:space="preserve"> In this study, pre-training models by ImageNet decreased the mean square error of InceptionV3 and Xception by 0.82 and 1.65, which translated to better performance of both models. </w:delText>
        </w:r>
      </w:del>
    </w:p>
    <w:p w:rsidR="00000000" w:rsidDel="00000000" w:rsidP="00000000" w:rsidRDefault="00000000" w:rsidRPr="00000000" w14:paraId="0000004A">
      <w:pPr>
        <w:spacing w:line="360" w:lineRule="auto"/>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del w:author="Lorenzo Porta" w:id="4" w:date="2023-02-16T07:07:48Z">
        <w:r w:rsidDel="00000000" w:rsidR="00000000" w:rsidRPr="00000000">
          <w:rPr>
            <w:rFonts w:ascii="Times New Roman" w:cs="Times New Roman" w:eastAsia="Times New Roman" w:hAnsi="Times New Roman"/>
            <w:sz w:val="24"/>
            <w:szCs w:val="24"/>
            <w:rtl w:val="0"/>
          </w:rPr>
          <w:delText xml:space="preserve">There are over 5 million hospitalized patients with influenza annually, and 9% of them develop a severe complication, ARDS.</w:delText>
        </w:r>
        <w:r w:rsidDel="00000000" w:rsidR="00000000" w:rsidRPr="00000000">
          <w:rPr>
            <w:rFonts w:ascii="Times New Roman" w:cs="Times New Roman" w:eastAsia="Times New Roman" w:hAnsi="Times New Roman"/>
            <w:sz w:val="24"/>
            <w:szCs w:val="24"/>
            <w:vertAlign w:val="superscript"/>
            <w:rtl w:val="0"/>
          </w:rPr>
          <w:delText xml:space="preserve">7,8 </w:delText>
        </w:r>
        <w:r w:rsidDel="00000000" w:rsidR="00000000" w:rsidRPr="00000000">
          <w:rPr>
            <w:rFonts w:ascii="Times New Roman" w:cs="Times New Roman" w:eastAsia="Times New Roman" w:hAnsi="Times New Roman"/>
            <w:sz w:val="24"/>
            <w:szCs w:val="24"/>
            <w:rtl w:val="0"/>
          </w:rPr>
          <w:delText xml:space="preserve"> Previous studies have shown ARDS is frequently delayed in diagnosis, and the patients do not always receive evidence-based treatment.</w:delText>
        </w:r>
        <w:r w:rsidDel="00000000" w:rsidR="00000000" w:rsidRPr="00000000">
          <w:rPr>
            <w:rFonts w:ascii="Times New Roman" w:cs="Times New Roman" w:eastAsia="Times New Roman" w:hAnsi="Times New Roman"/>
            <w:sz w:val="24"/>
            <w:szCs w:val="24"/>
            <w:vertAlign w:val="superscript"/>
            <w:rtl w:val="0"/>
          </w:rPr>
          <w:delText xml:space="preserve">(</w:delText>
        </w:r>
        <w:r w:rsidDel="00000000" w:rsidR="00000000" w:rsidRPr="00000000">
          <w:fldChar w:fldCharType="begin"/>
        </w:r>
        <w:r w:rsidDel="00000000" w:rsidR="00000000" w:rsidRPr="00000000">
          <w:delInstrText xml:space="preserve">HYPERLINK "https://jamanetwork.com/journals/jama/article-abstract/2492877"</w:delInstrText>
        </w:r>
        <w:r w:rsidDel="00000000" w:rsidR="00000000" w:rsidRPr="00000000">
          <w:fldChar w:fldCharType="separate"/>
        </w:r>
        <w:r w:rsidDel="00000000" w:rsidR="00000000" w:rsidRPr="00000000">
          <w:rPr>
            <w:rFonts w:ascii="Times New Roman" w:cs="Times New Roman" w:eastAsia="Times New Roman" w:hAnsi="Times New Roman"/>
            <w:sz w:val="24"/>
            <w:szCs w:val="24"/>
            <w:vertAlign w:val="superscript"/>
            <w:rtl w:val="0"/>
          </w:rPr>
          <w:delText xml:space="preserve">https://jamanetwork.com/journals/jama/article-abstract/2492877</w:delText>
        </w:r>
        <w:r w:rsidDel="00000000" w:rsidR="00000000" w:rsidRPr="00000000">
          <w:fldChar w:fldCharType="end"/>
        </w:r>
        <w:r w:rsidDel="00000000" w:rsidR="00000000" w:rsidRPr="00000000">
          <w:rPr>
            <w:rFonts w:ascii="Times New Roman" w:cs="Times New Roman" w:eastAsia="Times New Roman" w:hAnsi="Times New Roman"/>
            <w:sz w:val="24"/>
            <w:szCs w:val="24"/>
            <w:vertAlign w:val="superscript"/>
            <w:rtl w:val="0"/>
          </w:rPr>
          <w:delText xml:space="preserve">, </w:delText>
        </w:r>
        <w:r w:rsidDel="00000000" w:rsidR="00000000" w:rsidRPr="00000000">
          <w:fldChar w:fldCharType="begin"/>
        </w:r>
        <w:r w:rsidDel="00000000" w:rsidR="00000000" w:rsidRPr="00000000">
          <w:delInstrText xml:space="preserve">HYPERLINK "https://www.atsjournals.org/doi/full/10.1164/rccm.201703-0548ST"</w:delInstrText>
        </w:r>
        <w:r w:rsidDel="00000000" w:rsidR="00000000" w:rsidRPr="00000000">
          <w:fldChar w:fldCharType="separate"/>
        </w:r>
        <w:r w:rsidDel="00000000" w:rsidR="00000000" w:rsidRPr="00000000">
          <w:rPr>
            <w:rFonts w:ascii="Times New Roman" w:cs="Times New Roman" w:eastAsia="Times New Roman" w:hAnsi="Times New Roman"/>
            <w:sz w:val="24"/>
            <w:szCs w:val="24"/>
            <w:vertAlign w:val="superscript"/>
            <w:rtl w:val="0"/>
          </w:rPr>
          <w:delText xml:space="preserve">https://www.atsjournals.org/doi/full/10.1164/rccm.201703-0548ST</w:delText>
        </w:r>
        <w:r w:rsidDel="00000000" w:rsidR="00000000" w:rsidRPr="00000000">
          <w:fldChar w:fldCharType="end"/>
        </w:r>
        <w:r w:rsidDel="00000000" w:rsidR="00000000" w:rsidRPr="00000000">
          <w:rPr>
            <w:rFonts w:ascii="Times New Roman" w:cs="Times New Roman" w:eastAsia="Times New Roman" w:hAnsi="Times New Roman"/>
            <w:sz w:val="24"/>
            <w:szCs w:val="24"/>
            <w:rtl w:val="0"/>
          </w:rPr>
          <w:delText xml:space="preserve"> </w:delText>
        </w:r>
      </w:del>
      <w:commentRangeStart w:id="10"/>
      <w:r w:rsidDel="00000000" w:rsidR="00000000" w:rsidRPr="00000000">
        <w:rPr>
          <w:rFonts w:ascii="Times New Roman" w:cs="Times New Roman" w:eastAsia="Times New Roman" w:hAnsi="Times New Roman"/>
          <w:sz w:val="24"/>
          <w:szCs w:val="24"/>
          <w:rtl w:val="0"/>
        </w:rPr>
        <w:t xml:space="preserve">With the accurate prognosis prediction system we developed, physicians in emergency departments can identify patients with a potentially severe disease course earlier, conduct more safe discharges, and may be able to reduce the severity of complications by providing precise treatment. In this way, primary healthcare providers can allocate medical resources more efficiently and effectively, especially during public health crises.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Comparison with prior work</w:t>
      </w:r>
      <w:r w:rsidDel="00000000" w:rsidR="00000000" w:rsidRPr="00000000">
        <w:rPr>
          <w:rtl w:val="0"/>
        </w:rPr>
      </w:r>
    </w:p>
    <w:p w:rsidR="00000000" w:rsidDel="00000000" w:rsidP="00000000" w:rsidRDefault="00000000" w:rsidRPr="00000000" w14:paraId="0000004E">
      <w:pPr>
        <w:spacing w:line="360" w:lineRule="auto"/>
        <w:jc w:val="both"/>
        <w:rPr>
          <w:del w:author="Lorenzo Porta" w:id="5" w:date="2023-02-17T10:47:43Z"/>
          <w:rFonts w:ascii="Times New Roman" w:cs="Times New Roman" w:eastAsia="Times New Roman" w:hAnsi="Times New Roman"/>
          <w:sz w:val="24"/>
          <w:szCs w:val="24"/>
        </w:rPr>
      </w:pPr>
      <w:del w:author="Lorenzo Porta" w:id="5" w:date="2023-02-17T10:47:43Z">
        <w:r w:rsidDel="00000000" w:rsidR="00000000" w:rsidRPr="00000000">
          <w:rPr>
            <w:rFonts w:ascii="Times New Roman" w:cs="Times New Roman" w:eastAsia="Times New Roman" w:hAnsi="Times New Roman"/>
            <w:sz w:val="24"/>
            <w:szCs w:val="24"/>
            <w:rtl w:val="0"/>
          </w:rPr>
          <w:delText xml:space="preserve">Feature selection was applied to identify the features that were important for prognosis. The significance of each variable contributes to the explainability of our system and provides physicians with more context. Prior studies have identified several features related to a worse prognosis, such as early use of a neuraminidase inhibitor, smoking, or coma scale score,</w:delText>
        </w:r>
        <w:r w:rsidDel="00000000" w:rsidR="00000000" w:rsidRPr="00000000">
          <w:rPr>
            <w:rFonts w:ascii="Times New Roman" w:cs="Times New Roman" w:eastAsia="Times New Roman" w:hAnsi="Times New Roman"/>
            <w:sz w:val="24"/>
            <w:szCs w:val="24"/>
            <w:vertAlign w:val="superscript"/>
            <w:rtl w:val="0"/>
          </w:rPr>
          <w:delText xml:space="preserve">13,15,16</w:delText>
        </w:r>
        <w:r w:rsidDel="00000000" w:rsidR="00000000" w:rsidRPr="00000000">
          <w:rPr>
            <w:rFonts w:ascii="Times New Roman" w:cs="Times New Roman" w:eastAsia="Times New Roman" w:hAnsi="Times New Roman"/>
            <w:sz w:val="24"/>
            <w:szCs w:val="24"/>
            <w:rtl w:val="0"/>
          </w:rPr>
          <w:delText xml:space="preserve"> which involve physician judgment, and could potentially suffer from inter-rater variability or bias. The features in all our models were different in that the clinical data and CXR severity were all objective values which bypassed physician judgment. This eliminates the subjective evaluation of individual physicians and speeds up the prediction process by running the data on the model in computers. </w:delText>
        </w:r>
        <w:r w:rsidDel="00000000" w:rsidR="00000000" w:rsidRPr="00000000">
          <w:rPr>
            <w:rFonts w:ascii="Times New Roman" w:cs="Times New Roman" w:eastAsia="Times New Roman" w:hAnsi="Times New Roman"/>
            <w:sz w:val="24"/>
            <w:szCs w:val="24"/>
            <w:rtl w:val="0"/>
          </w:rPr>
          <w:delText xml:space="preserve">In our study, among the selected features, age, BMI, blood sugar level and decreasing of lymphocytes were proven be related to</w:delText>
        </w:r>
        <w:r w:rsidDel="00000000" w:rsidR="00000000" w:rsidRPr="00000000">
          <w:rPr>
            <w:rFonts w:ascii="Times New Roman" w:cs="Times New Roman" w:eastAsia="Times New Roman" w:hAnsi="Times New Roman"/>
            <w:sz w:val="24"/>
            <w:szCs w:val="24"/>
            <w:rtl w:val="0"/>
          </w:rPr>
          <w:delText xml:space="preserve"> severity or prognosis </w:delText>
        </w:r>
        <w:r w:rsidDel="00000000" w:rsidR="00000000" w:rsidRPr="00000000">
          <w:rPr>
            <w:rFonts w:ascii="Times New Roman" w:cs="Times New Roman" w:eastAsia="Times New Roman" w:hAnsi="Times New Roman"/>
            <w:sz w:val="24"/>
            <w:szCs w:val="24"/>
            <w:rtl w:val="0"/>
          </w:rPr>
          <w:delText xml:space="preserve">of influenza pneumonia.</w:delText>
        </w:r>
        <w:r w:rsidDel="00000000" w:rsidR="00000000" w:rsidRPr="00000000">
          <w:rPr>
            <w:rFonts w:ascii="Times New Roman" w:cs="Times New Roman" w:eastAsia="Times New Roman" w:hAnsi="Times New Roman"/>
            <w:sz w:val="24"/>
            <w:szCs w:val="24"/>
            <w:vertAlign w:val="superscript"/>
            <w:rtl w:val="0"/>
          </w:rPr>
          <w:delText xml:space="preserve">42-4445,46</w:delText>
        </w:r>
        <w:r w:rsidDel="00000000" w:rsidR="00000000" w:rsidRPr="00000000">
          <w:rPr>
            <w:rFonts w:ascii="Times New Roman" w:cs="Times New Roman" w:eastAsia="Times New Roman" w:hAnsi="Times New Roman"/>
            <w:sz w:val="24"/>
            <w:szCs w:val="24"/>
            <w:rtl w:val="0"/>
          </w:rPr>
          <w:delText xml:space="preserve"> Further, CXR severity was among the second most important features, and this was supported by findings from previous research, which showed that it provided crucial information for our system to predict the prognosis of a patient.</w:delText>
        </w:r>
        <w:r w:rsidDel="00000000" w:rsidR="00000000" w:rsidRPr="00000000">
          <w:rPr>
            <w:rtl w:val="0"/>
          </w:rPr>
        </w:r>
      </w:del>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240" w:before="240" w:line="360" w:lineRule="auto"/>
        <w:jc w:val="both"/>
        <w:rPr>
          <w:ins w:author="Lorenzo Porta" w:id="6" w:date="2023-02-17T10:42:40Z"/>
          <w:rFonts w:ascii="Times New Roman" w:cs="Times New Roman" w:eastAsia="Times New Roman" w:hAnsi="Times New Roman"/>
          <w:sz w:val="24"/>
          <w:szCs w:val="24"/>
        </w:rPr>
      </w:pPr>
      <w:ins w:author="Lorenzo Porta" w:id="6" w:date="2023-02-17T10:42:40Z">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rtl w:val="0"/>
          </w:rPr>
          <w:t xml:space="preserve">ur research presents several differences compared to previous studies. In fact, while we collected a big cohort of patients to firstly develop an objective radiology severity system and then integrate it to clinical data to increase the performance of our model, previous studies failed in stratifying the severity of flu patients, due to smaller cohorts of patients and the use of logistic regression models, which cannot account for the nonlinear relationship between clinical features and outcome.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Moreover, not considering chest x-rays, their prediction accuracy was reduced, as demonstrated by Hu et al and Guo et al studies (0.82 and 0.842) that aimed to predict in-hospital influenza mortality and Cheong et al. study (AUROC of 0.757) that aimed to predict ICU patients’ influenza mortality. Furthermore, compared to previous prognosis prediction scores for viral pneumonia (MuLBSTA Score, 4c-mortality score) FluDeep demonstrated better predictive accuracy (AUROC 0.9876 versus 0.6517 of MuLBSTA and 0.7060 of 4c-mortality score, p-value 0.0001 and 0.0074, respectively, Figure 8B). </w:t>
        </w:r>
      </w:ins>
    </w:p>
    <w:p w:rsidR="00000000" w:rsidDel="00000000" w:rsidP="00000000" w:rsidRDefault="00000000" w:rsidRPr="00000000" w14:paraId="00000051">
      <w:pPr>
        <w:spacing w:after="240" w:before="240" w:line="360" w:lineRule="auto"/>
        <w:jc w:val="both"/>
        <w:rPr>
          <w:ins w:author="Lorenzo Porta" w:id="6" w:date="2023-02-17T10:42:40Z"/>
          <w:rFonts w:ascii="Times New Roman" w:cs="Times New Roman" w:eastAsia="Times New Roman" w:hAnsi="Times New Roman"/>
          <w:sz w:val="24"/>
          <w:szCs w:val="24"/>
        </w:rPr>
      </w:pPr>
      <w:ins w:author="Lorenzo Porta" w:id="6" w:date="2023-02-17T10:42:40Z">
        <w:r w:rsidDel="00000000" w:rsidR="00000000" w:rsidRPr="00000000">
          <w:rPr>
            <w:rFonts w:ascii="Times New Roman" w:cs="Times New Roman" w:eastAsia="Times New Roman" w:hAnsi="Times New Roman"/>
            <w:sz w:val="24"/>
            <w:szCs w:val="24"/>
            <w:rtl w:val="0"/>
          </w:rPr>
          <w:t xml:space="preserve">Prior studies have identified several features related to a worse prognosis, such as early use of a neuraminidase inhibitor, smoking, or coma scale score,</w:t>
        </w:r>
        <w:r w:rsidDel="00000000" w:rsidR="00000000" w:rsidRPr="00000000">
          <w:rPr>
            <w:rFonts w:ascii="Times New Roman" w:cs="Times New Roman" w:eastAsia="Times New Roman" w:hAnsi="Times New Roman"/>
            <w:sz w:val="24"/>
            <w:szCs w:val="24"/>
            <w:rtl w:val="0"/>
          </w:rPr>
          <w:t xml:space="preserve">13,15,16</w:t>
        </w:r>
        <w:r w:rsidDel="00000000" w:rsidR="00000000" w:rsidRPr="00000000">
          <w:rPr>
            <w:rFonts w:ascii="Times New Roman" w:cs="Times New Roman" w:eastAsia="Times New Roman" w:hAnsi="Times New Roman"/>
            <w:sz w:val="24"/>
            <w:szCs w:val="24"/>
            <w:rtl w:val="0"/>
          </w:rPr>
          <w:t xml:space="preserve"> which involve physician judgment, and could potentially suffer from inter-rater variability or bias. However, we considered clinical data and chest x-rays severity, which were objective and bypassed physician judgment. This eliminates the subjective evaluation of individual physicians and speeds up the prediction process </w:t>
        </w:r>
        <w:r w:rsidDel="00000000" w:rsidR="00000000" w:rsidRPr="00000000">
          <w:rPr>
            <w:rFonts w:ascii="Times New Roman" w:cs="Times New Roman" w:eastAsia="Times New Roman" w:hAnsi="Times New Roman"/>
            <w:sz w:val="24"/>
            <w:szCs w:val="24"/>
            <w:rtl w:val="0"/>
          </w:rPr>
          <w:t xml:space="preserve">by running the data on the model in computer</w:t>
        </w:r>
        <w:r w:rsidDel="00000000" w:rsidR="00000000" w:rsidRPr="00000000">
          <w:rPr>
            <w:rFonts w:ascii="Times New Roman" w:cs="Times New Roman" w:eastAsia="Times New Roman" w:hAnsi="Times New Roman"/>
            <w:sz w:val="24"/>
            <w:szCs w:val="24"/>
            <w:rtl w:val="0"/>
          </w:rPr>
          <w:t xml:space="preserve">s. In our study, among the selected features, age, BMI, blood sugar level and decreasing of lymphocytes were </w:t>
        </w:r>
        <w:r w:rsidDel="00000000" w:rsidR="00000000" w:rsidRPr="00000000">
          <w:rPr>
            <w:rFonts w:ascii="Times New Roman" w:cs="Times New Roman" w:eastAsia="Times New Roman" w:hAnsi="Times New Roman"/>
            <w:sz w:val="24"/>
            <w:szCs w:val="24"/>
            <w:rtl w:val="0"/>
          </w:rPr>
          <w:t xml:space="preserve">proven to be related</w:t>
        </w:r>
        <w:r w:rsidDel="00000000" w:rsidR="00000000" w:rsidRPr="00000000">
          <w:rPr>
            <w:rFonts w:ascii="Times New Roman" w:cs="Times New Roman" w:eastAsia="Times New Roman" w:hAnsi="Times New Roman"/>
            <w:sz w:val="24"/>
            <w:szCs w:val="24"/>
            <w:rtl w:val="0"/>
          </w:rPr>
          <w:t xml:space="preserve"> to severity or prognosis of influenza pneumonia.</w:t>
        </w:r>
        <w:r w:rsidDel="00000000" w:rsidR="00000000" w:rsidRPr="00000000">
          <w:rPr>
            <w:rFonts w:ascii="Times New Roman" w:cs="Times New Roman" w:eastAsia="Times New Roman" w:hAnsi="Times New Roman"/>
            <w:sz w:val="24"/>
            <w:szCs w:val="24"/>
            <w:rtl w:val="0"/>
          </w:rPr>
          <w:t xml:space="preserve">42-4445,46</w:t>
        </w:r>
        <w:r w:rsidDel="00000000" w:rsidR="00000000" w:rsidRPr="00000000">
          <w:rPr>
            <w:rFonts w:ascii="Times New Roman" w:cs="Times New Roman" w:eastAsia="Times New Roman" w:hAnsi="Times New Roman"/>
            <w:sz w:val="24"/>
            <w:szCs w:val="24"/>
            <w:rtl w:val="0"/>
          </w:rPr>
          <w:t xml:space="preserve">.</w:t>
        </w:r>
      </w:ins>
    </w:p>
    <w:p w:rsidR="00000000" w:rsidDel="00000000" w:rsidP="00000000" w:rsidRDefault="00000000" w:rsidRPr="00000000" w14:paraId="00000052">
      <w:pPr>
        <w:spacing w:line="360" w:lineRule="auto"/>
        <w:jc w:val="both"/>
        <w:rPr>
          <w:del w:author="Lorenzo Porta" w:id="6" w:date="2023-02-17T10:42:40Z"/>
          <w:rFonts w:ascii="Times New Roman" w:cs="Times New Roman" w:eastAsia="Times New Roman" w:hAnsi="Times New Roman"/>
          <w:sz w:val="24"/>
          <w:szCs w:val="24"/>
        </w:rPr>
      </w:pPr>
      <w:del w:author="Lorenzo Porta" w:id="6" w:date="2023-02-17T10:42:40Z">
        <w:r w:rsidDel="00000000" w:rsidR="00000000" w:rsidRPr="00000000">
          <w:rPr>
            <w:rFonts w:ascii="Times New Roman" w:cs="Times New Roman" w:eastAsia="Times New Roman" w:hAnsi="Times New Roman"/>
            <w:sz w:val="24"/>
            <w:szCs w:val="24"/>
            <w:rtl w:val="0"/>
          </w:rPr>
          <w:delText xml:space="preserve">Recent researches have shown that, with a CNN-based model, chest X-rays can serve as a diagnostic tool for patients with ARDS or COVID-19,</w:delText>
        </w:r>
        <w:r w:rsidDel="00000000" w:rsidR="00000000" w:rsidRPr="00000000">
          <w:rPr>
            <w:rFonts w:ascii="Times New Roman" w:cs="Times New Roman" w:eastAsia="Times New Roman" w:hAnsi="Times New Roman"/>
            <w:sz w:val="24"/>
            <w:szCs w:val="24"/>
            <w:highlight w:val="yellow"/>
            <w:vertAlign w:val="superscript"/>
            <w:rtl w:val="0"/>
          </w:rPr>
          <w:delText xml:space="preserve">23,24,39-41</w:delText>
        </w:r>
        <w:r w:rsidDel="00000000" w:rsidR="00000000" w:rsidRPr="00000000">
          <w:rPr>
            <w:rFonts w:ascii="Times New Roman" w:cs="Times New Roman" w:eastAsia="Times New Roman" w:hAnsi="Times New Roman"/>
            <w:sz w:val="24"/>
            <w:szCs w:val="24"/>
            <w:rtl w:val="0"/>
          </w:rPr>
          <w:delText xml:space="preserve"> and can assess the severity of pneumonia,</w:delText>
        </w:r>
        <w:r w:rsidDel="00000000" w:rsidR="00000000" w:rsidRPr="00000000">
          <w:rPr>
            <w:rFonts w:ascii="Times New Roman" w:cs="Times New Roman" w:eastAsia="Times New Roman" w:hAnsi="Times New Roman"/>
            <w:sz w:val="24"/>
            <w:szCs w:val="24"/>
            <w:vertAlign w:val="superscript"/>
            <w:rtl w:val="0"/>
          </w:rPr>
          <w:delText xml:space="preserve">25-27</w:delText>
        </w:r>
        <w:r w:rsidDel="00000000" w:rsidR="00000000" w:rsidRPr="00000000">
          <w:rPr>
            <w:rFonts w:ascii="Times New Roman" w:cs="Times New Roman" w:eastAsia="Times New Roman" w:hAnsi="Times New Roman"/>
            <w:sz w:val="24"/>
            <w:szCs w:val="24"/>
            <w:rtl w:val="0"/>
          </w:rPr>
          <w:delText xml:space="preserve"> </w:delText>
        </w:r>
        <w:r w:rsidDel="00000000" w:rsidR="00000000" w:rsidRPr="00000000">
          <w:rPr>
            <w:rFonts w:ascii="Times New Roman" w:cs="Times New Roman" w:eastAsia="Times New Roman" w:hAnsi="Times New Roman"/>
            <w:sz w:val="24"/>
            <w:szCs w:val="24"/>
            <w:rtl w:val="0"/>
          </w:rPr>
          <w:delText xml:space="preserve">but whether chest X-rays can serve as an independent prognostic factor is known. We were the first to try to predict the prognosis simply by utilizing chest X-ray and determined a cutoff based on the Youden index in our FluDeep-XR model. The result of</w:delText>
        </w:r>
        <w:r w:rsidDel="00000000" w:rsidR="00000000" w:rsidRPr="00000000">
          <w:rPr>
            <w:rFonts w:ascii="Times New Roman" w:cs="Times New Roman" w:eastAsia="Times New Roman" w:hAnsi="Times New Roman"/>
            <w:sz w:val="24"/>
            <w:szCs w:val="24"/>
            <w:rtl w:val="0"/>
          </w:rPr>
          <w:delText xml:space="preserve"> a lower AUROC compared to FluDeep (AUROC 0.9876 vs. 0.6989, p-value &lt;0.001)</w:delText>
        </w:r>
        <w:r w:rsidDel="00000000" w:rsidR="00000000" w:rsidRPr="00000000">
          <w:rPr>
            <w:rFonts w:ascii="Times New Roman" w:cs="Times New Roman" w:eastAsia="Times New Roman" w:hAnsi="Times New Roman"/>
            <w:sz w:val="24"/>
            <w:szCs w:val="24"/>
            <w:rtl w:val="0"/>
          </w:rPr>
          <w:delText xml:space="preserve"> showed</w:delText>
        </w:r>
        <w:r w:rsidDel="00000000" w:rsidR="00000000" w:rsidRPr="00000000">
          <w:rPr>
            <w:rFonts w:ascii="Times New Roman" w:cs="Times New Roman" w:eastAsia="Times New Roman" w:hAnsi="Times New Roman"/>
            <w:sz w:val="24"/>
            <w:szCs w:val="24"/>
            <w:rtl w:val="0"/>
          </w:rPr>
          <w:delText xml:space="preserve"> chest x-ray alone was not an ideal prognostic factor .</w:delText>
        </w:r>
        <w:r w:rsidDel="00000000" w:rsidR="00000000" w:rsidRPr="00000000">
          <w:rPr>
            <w:rFonts w:ascii="Times New Roman" w:cs="Times New Roman" w:eastAsia="Times New Roman" w:hAnsi="Times New Roman"/>
            <w:sz w:val="24"/>
            <w:szCs w:val="24"/>
            <w:rtl w:val="0"/>
          </w:rPr>
          <w:delText xml:space="preserve"> (Figure 8A, Appendix Table 1)</w:delText>
        </w:r>
        <w:r w:rsidDel="00000000" w:rsidR="00000000" w:rsidRPr="00000000">
          <w:rPr>
            <w:rFonts w:ascii="Times New Roman" w:cs="Times New Roman" w:eastAsia="Times New Roman" w:hAnsi="Times New Roman"/>
            <w:sz w:val="24"/>
            <w:szCs w:val="24"/>
            <w:rtl w:val="0"/>
          </w:rPr>
          <w:delText xml:space="preserve"> CXR images are known to show delayed pathological changes for pneumonia. Although the extent of lung involvement has been shown to be associated with the prognosis of viral pneumonia, CXR images taken early in the disease course might not truly reflect the severity of the pneumonia itself. Furthermore, compared with CT scans of the chest, CXR provides limited </w:delText>
        </w:r>
        <w:r w:rsidDel="00000000" w:rsidR="00000000" w:rsidRPr="00000000">
          <w:rPr>
            <w:rFonts w:ascii="Times New Roman" w:cs="Times New Roman" w:eastAsia="Times New Roman" w:hAnsi="Times New Roman"/>
            <w:sz w:val="24"/>
            <w:szCs w:val="24"/>
            <w:rtl w:val="0"/>
          </w:rPr>
          <w:delText xml:space="preserve">contrast and details.</w:delText>
        </w:r>
      </w:del>
    </w:p>
    <w:p w:rsidR="00000000" w:rsidDel="00000000" w:rsidP="00000000" w:rsidRDefault="00000000" w:rsidRPr="00000000" w14:paraId="00000053">
      <w:pPr>
        <w:spacing w:line="360" w:lineRule="auto"/>
        <w:jc w:val="both"/>
        <w:rPr>
          <w:del w:author="Lorenzo Porta" w:id="6" w:date="2023-02-17T10:42:40Z"/>
          <w:rFonts w:ascii="Times New Roman" w:cs="Times New Roman" w:eastAsia="Times New Roman" w:hAnsi="Times New Roman"/>
          <w:sz w:val="24"/>
          <w:szCs w:val="24"/>
        </w:rPr>
      </w:pPr>
      <w:del w:author="Lorenzo Porta" w:id="6" w:date="2023-02-17T10:42:40Z">
        <w:r w:rsidDel="00000000" w:rsidR="00000000" w:rsidRPr="00000000">
          <w:rPr>
            <w:rtl w:val="0"/>
          </w:rPr>
        </w:r>
      </w:del>
    </w:p>
    <w:p w:rsidR="00000000" w:rsidDel="00000000" w:rsidP="00000000" w:rsidRDefault="00000000" w:rsidRPr="00000000" w14:paraId="00000054">
      <w:pPr>
        <w:spacing w:line="360" w:lineRule="auto"/>
        <w:jc w:val="both"/>
        <w:rPr>
          <w:del w:author="Lorenzo Porta" w:id="6" w:date="2023-02-17T10:42:40Z"/>
          <w:rFonts w:ascii="Times New Roman" w:cs="Times New Roman" w:eastAsia="Times New Roman" w:hAnsi="Times New Roman"/>
          <w:sz w:val="24"/>
          <w:szCs w:val="24"/>
        </w:rPr>
      </w:pPr>
      <w:del w:author="Lorenzo Porta" w:id="6" w:date="2023-02-17T10:42:40Z">
        <w:r w:rsidDel="00000000" w:rsidR="00000000" w:rsidRPr="00000000">
          <w:rPr>
            <w:rFonts w:ascii="Times New Roman" w:cs="Times New Roman" w:eastAsia="Times New Roman" w:hAnsi="Times New Roman"/>
            <w:sz w:val="24"/>
            <w:szCs w:val="24"/>
            <w:rtl w:val="0"/>
          </w:rPr>
          <w:delText xml:space="preserve">Compared</w:delText>
        </w:r>
        <w:r w:rsidDel="00000000" w:rsidR="00000000" w:rsidRPr="00000000">
          <w:rPr>
            <w:rFonts w:ascii="Times New Roman" w:cs="Times New Roman" w:eastAsia="Times New Roman" w:hAnsi="Times New Roman"/>
            <w:sz w:val="24"/>
            <w:szCs w:val="24"/>
            <w:rtl w:val="0"/>
          </w:rPr>
          <w:delText xml:space="preserve"> with earlier studies, this study has several differences. Previous studies aimed at stratifying the severity of flu patients used smaller cohorts and logistic regression, which cannot account for the nonlinear relationship between clinical features and outcome.</w:delText>
        </w:r>
        <w:r w:rsidDel="00000000" w:rsidR="00000000" w:rsidRPr="00000000">
          <w:rPr>
            <w:rFonts w:ascii="Times New Roman" w:cs="Times New Roman" w:eastAsia="Times New Roman" w:hAnsi="Times New Roman"/>
            <w:sz w:val="24"/>
            <w:szCs w:val="24"/>
            <w:vertAlign w:val="superscript"/>
            <w:rtl w:val="0"/>
          </w:rPr>
          <w:delText xml:space="preserve"> 13,15,16,18,(</w:delText>
        </w:r>
        <w:r w:rsidDel="00000000" w:rsidR="00000000" w:rsidRPr="00000000">
          <w:fldChar w:fldCharType="begin"/>
        </w:r>
        <w:r w:rsidDel="00000000" w:rsidR="00000000" w:rsidRPr="00000000">
          <w:delInstrText xml:space="preserve">HYPERLINK "https://ccforum.biomedcentral.com/articles/10.1186/cc10001"</w:delInstrText>
        </w:r>
        <w:r w:rsidDel="00000000" w:rsidR="00000000" w:rsidRPr="00000000">
          <w:fldChar w:fldCharType="separate"/>
        </w:r>
        <w:r w:rsidDel="00000000" w:rsidR="00000000" w:rsidRPr="00000000">
          <w:rPr>
            <w:rFonts w:ascii="Roboto" w:cs="Roboto" w:eastAsia="Roboto" w:hAnsi="Roboto"/>
            <w:color w:val="1a73e8"/>
            <w:sz w:val="21"/>
            <w:szCs w:val="21"/>
            <w:highlight w:val="white"/>
            <w:vertAlign w:val="superscript"/>
            <w:rtl w:val="0"/>
          </w:rPr>
          <w:delText xml:space="preserve">https://ccforum.biomedcentral.com/articles/10.1186/cc10001</w:delText>
        </w:r>
        <w:r w:rsidDel="00000000" w:rsidR="00000000" w:rsidRPr="00000000">
          <w:fldChar w:fldCharType="end"/>
        </w:r>
        <w:r w:rsidDel="00000000" w:rsidR="00000000" w:rsidRPr="00000000">
          <w:rPr>
            <w:rFonts w:ascii="Roboto" w:cs="Roboto" w:eastAsia="Roboto" w:hAnsi="Roboto"/>
            <w:color w:val="1a73e8"/>
            <w:sz w:val="21"/>
            <w:szCs w:val="21"/>
            <w:highlight w:val="white"/>
            <w:vertAlign w:val="superscript"/>
            <w:rtl w:val="0"/>
          </w:rPr>
          <w:delText xml:space="preserve">, </w:delText>
        </w:r>
        <w:r w:rsidDel="00000000" w:rsidR="00000000" w:rsidRPr="00000000">
          <w:fldChar w:fldCharType="begin"/>
        </w:r>
        <w:r w:rsidDel="00000000" w:rsidR="00000000" w:rsidRPr="00000000">
          <w:delInstrText xml:space="preserve">HYPERLINK "https://www.sciencedirect.com/science/article/pii/S073567571830439X"</w:delInstrText>
        </w:r>
        <w:r w:rsidDel="00000000" w:rsidR="00000000" w:rsidRPr="00000000">
          <w:fldChar w:fldCharType="separate"/>
        </w:r>
        <w:r w:rsidDel="00000000" w:rsidR="00000000" w:rsidRPr="00000000">
          <w:rPr>
            <w:rFonts w:ascii="Roboto" w:cs="Roboto" w:eastAsia="Roboto" w:hAnsi="Roboto"/>
            <w:color w:val="1a73e8"/>
            <w:sz w:val="21"/>
            <w:szCs w:val="21"/>
            <w:highlight w:val="white"/>
            <w:vertAlign w:val="superscript"/>
            <w:rtl w:val="0"/>
          </w:rPr>
          <w:delText xml:space="preserve">https://www.sciencedirect.com/science/article/pii/S073567571830439X</w:delText>
        </w:r>
        <w:r w:rsidDel="00000000" w:rsidR="00000000" w:rsidRPr="00000000">
          <w:fldChar w:fldCharType="end"/>
        </w:r>
        <w:r w:rsidDel="00000000" w:rsidR="00000000" w:rsidRPr="00000000">
          <w:rPr>
            <w:rFonts w:ascii="Roboto" w:cs="Roboto" w:eastAsia="Roboto" w:hAnsi="Roboto"/>
            <w:color w:val="1a73e8"/>
            <w:sz w:val="21"/>
            <w:szCs w:val="21"/>
            <w:highlight w:val="white"/>
            <w:vertAlign w:val="superscript"/>
            <w:rtl w:val="0"/>
          </w:rPr>
          <w:delText xml:space="preserve">, </w:delText>
        </w:r>
        <w:r w:rsidDel="00000000" w:rsidR="00000000" w:rsidRPr="00000000">
          <w:fldChar w:fldCharType="begin"/>
        </w:r>
        <w:r w:rsidDel="00000000" w:rsidR="00000000" w:rsidRPr="00000000">
          <w:delInstrText xml:space="preserve">HYPERLINK "https://synapse.koreamed.org/articles/1021603"</w:delInstrText>
        </w:r>
        <w:r w:rsidDel="00000000" w:rsidR="00000000" w:rsidRPr="00000000">
          <w:fldChar w:fldCharType="separate"/>
        </w:r>
        <w:r w:rsidDel="00000000" w:rsidR="00000000" w:rsidRPr="00000000">
          <w:rPr>
            <w:rFonts w:ascii="Roboto" w:cs="Roboto" w:eastAsia="Roboto" w:hAnsi="Roboto"/>
            <w:color w:val="1a73e8"/>
            <w:sz w:val="21"/>
            <w:szCs w:val="21"/>
            <w:highlight w:val="white"/>
            <w:vertAlign w:val="superscript"/>
            <w:rtl w:val="0"/>
          </w:rPr>
          <w:delText xml:space="preserve">https://synapse.koreamed.org/articles/1021603</w:delText>
        </w:r>
        <w:r w:rsidDel="00000000" w:rsidR="00000000" w:rsidRPr="00000000">
          <w:fldChar w:fldCharType="end"/>
        </w:r>
        <w:r w:rsidDel="00000000" w:rsidR="00000000" w:rsidRPr="00000000">
          <w:rPr>
            <w:rFonts w:ascii="Times New Roman" w:cs="Times New Roman" w:eastAsia="Times New Roman" w:hAnsi="Times New Roman"/>
            <w:sz w:val="24"/>
            <w:szCs w:val="24"/>
            <w:vertAlign w:val="superscript"/>
            <w:rtl w:val="0"/>
          </w:rPr>
          <w:delText xml:space="preserve">)</w:delText>
        </w:r>
        <w:r w:rsidDel="00000000" w:rsidR="00000000" w:rsidRPr="00000000">
          <w:rPr>
            <w:rFonts w:ascii="Times New Roman" w:cs="Times New Roman" w:eastAsia="Times New Roman" w:hAnsi="Times New Roman"/>
            <w:sz w:val="24"/>
            <w:szCs w:val="24"/>
            <w:rtl w:val="0"/>
          </w:rPr>
          <w:delText xml:space="preserve"> One study with a larger cohort showed an AUROC of 0.757 to predict in-hospital mortality,</w:delText>
        </w:r>
        <w:r w:rsidDel="00000000" w:rsidR="00000000" w:rsidRPr="00000000">
          <w:rPr>
            <w:rFonts w:ascii="Times New Roman" w:cs="Times New Roman" w:eastAsia="Times New Roman" w:hAnsi="Times New Roman"/>
            <w:sz w:val="24"/>
            <w:szCs w:val="24"/>
            <w:vertAlign w:val="superscript"/>
            <w:rtl w:val="0"/>
          </w:rPr>
          <w:delText xml:space="preserve">14</w:delText>
        </w:r>
        <w:r w:rsidDel="00000000" w:rsidR="00000000" w:rsidRPr="00000000">
          <w:rPr>
            <w:rFonts w:ascii="Times New Roman" w:cs="Times New Roman" w:eastAsia="Times New Roman" w:hAnsi="Times New Roman"/>
            <w:sz w:val="24"/>
            <w:szCs w:val="24"/>
            <w:rtl w:val="0"/>
          </w:rPr>
          <w:delText xml:space="preserve"> and two previous models based on random forest and XGBoost for mortality of ICU-admission patients had AUROCs of 0.82</w:delText>
        </w:r>
        <w:r w:rsidDel="00000000" w:rsidR="00000000" w:rsidRPr="00000000">
          <w:rPr>
            <w:rFonts w:ascii="Times New Roman" w:cs="Times New Roman" w:eastAsia="Times New Roman" w:hAnsi="Times New Roman"/>
            <w:sz w:val="24"/>
            <w:szCs w:val="24"/>
            <w:vertAlign w:val="superscript"/>
            <w:rtl w:val="0"/>
          </w:rPr>
          <w:delText xml:space="preserve">18</w:delText>
        </w:r>
        <w:r w:rsidDel="00000000" w:rsidR="00000000" w:rsidRPr="00000000">
          <w:rPr>
            <w:rFonts w:ascii="Times New Roman" w:cs="Times New Roman" w:eastAsia="Times New Roman" w:hAnsi="Times New Roman"/>
            <w:sz w:val="24"/>
            <w:szCs w:val="24"/>
            <w:rtl w:val="0"/>
          </w:rPr>
          <w:delText xml:space="preserve"> and 0.842</w:delText>
        </w:r>
        <w:r w:rsidDel="00000000" w:rsidR="00000000" w:rsidRPr="00000000">
          <w:rPr>
            <w:rFonts w:ascii="Times New Roman" w:cs="Times New Roman" w:eastAsia="Times New Roman" w:hAnsi="Times New Roman"/>
            <w:sz w:val="24"/>
            <w:szCs w:val="24"/>
            <w:vertAlign w:val="superscript"/>
            <w:rtl w:val="0"/>
          </w:rPr>
          <w:delText xml:space="preserve">17</w:delText>
        </w:r>
        <w:r w:rsidDel="00000000" w:rsidR="00000000" w:rsidRPr="00000000">
          <w:rPr>
            <w:rFonts w:ascii="Times New Roman" w:cs="Times New Roman" w:eastAsia="Times New Roman" w:hAnsi="Times New Roman"/>
            <w:sz w:val="24"/>
            <w:szCs w:val="24"/>
            <w:rtl w:val="0"/>
          </w:rPr>
          <w:delText xml:space="preserve">, those models did not take chest X-ray into account and both showed weaker strength than our FluDeep system. By contrast with another scoring system received an AUROC of 0.908, a sensitivity of 0.941, and a specificity of 0.762, which is not only slightly inferior to FluDeep, its features included physicians’ history-taking and subjective judgments (smoking history and early antiviral medication therapy).</w:delText>
        </w:r>
        <w:r w:rsidDel="00000000" w:rsidR="00000000" w:rsidRPr="00000000">
          <w:rPr>
            <w:rFonts w:ascii="Times New Roman" w:cs="Times New Roman" w:eastAsia="Times New Roman" w:hAnsi="Times New Roman"/>
            <w:sz w:val="24"/>
            <w:szCs w:val="24"/>
            <w:vertAlign w:val="superscript"/>
            <w:rtl w:val="0"/>
          </w:rPr>
          <w:delText xml:space="preserve">17</w:delText>
        </w:r>
        <w:r w:rsidDel="00000000" w:rsidR="00000000" w:rsidRPr="00000000">
          <w:rPr>
            <w:rFonts w:ascii="Times New Roman" w:cs="Times New Roman" w:eastAsia="Times New Roman" w:hAnsi="Times New Roman"/>
            <w:sz w:val="24"/>
            <w:szCs w:val="24"/>
            <w:rtl w:val="0"/>
          </w:rPr>
          <w:delText xml:space="preserve"> Our study firstly developed an objective prognosis prediction system, and proved that after adding the severity score of a chest x-ray to a patient’s clinical data can increase the performance of an AI-based system.</w:delText>
        </w:r>
      </w:del>
    </w:p>
    <w:p w:rsidR="00000000" w:rsidDel="00000000" w:rsidP="00000000" w:rsidRDefault="00000000" w:rsidRPr="00000000" w14:paraId="00000055">
      <w:pPr>
        <w:spacing w:line="360" w:lineRule="auto"/>
        <w:jc w:val="both"/>
        <w:rPr>
          <w:del w:author="Lorenzo Porta" w:id="6" w:date="2023-02-17T10:42:40Z"/>
          <w:rFonts w:ascii="Times New Roman" w:cs="Times New Roman" w:eastAsia="Times New Roman" w:hAnsi="Times New Roman"/>
          <w:sz w:val="24"/>
          <w:szCs w:val="24"/>
        </w:rPr>
      </w:pPr>
      <w:del w:author="Lorenzo Porta" w:id="6" w:date="2023-02-17T10:42:40Z">
        <w:r w:rsidDel="00000000" w:rsidR="00000000" w:rsidRPr="00000000">
          <w:rPr>
            <w:rtl w:val="0"/>
          </w:rPr>
        </w:r>
      </w:del>
    </w:p>
    <w:p w:rsidR="00000000" w:rsidDel="00000000" w:rsidP="00000000" w:rsidRDefault="00000000" w:rsidRPr="00000000" w14:paraId="00000056">
      <w:pPr>
        <w:spacing w:line="360" w:lineRule="auto"/>
        <w:jc w:val="both"/>
        <w:rPr>
          <w:rFonts w:ascii="Times New Roman" w:cs="Times New Roman" w:eastAsia="Times New Roman" w:hAnsi="Times New Roman"/>
          <w:sz w:val="24"/>
          <w:szCs w:val="24"/>
        </w:rPr>
      </w:pPr>
      <w:del w:author="Lorenzo Porta" w:id="6" w:date="2023-02-17T10:42:40Z">
        <w:r w:rsidDel="00000000" w:rsidR="00000000" w:rsidRPr="00000000">
          <w:rPr>
            <w:rFonts w:ascii="Times New Roman" w:cs="Times New Roman" w:eastAsia="Times New Roman" w:hAnsi="Times New Roman"/>
            <w:sz w:val="24"/>
            <w:szCs w:val="24"/>
            <w:rtl w:val="0"/>
          </w:rPr>
          <w:delText xml:space="preserve">Previous</w:delText>
        </w:r>
        <w:r w:rsidDel="00000000" w:rsidR="00000000" w:rsidRPr="00000000">
          <w:rPr>
            <w:rFonts w:ascii="Times New Roman" w:cs="Times New Roman" w:eastAsia="Times New Roman" w:hAnsi="Times New Roman"/>
            <w:sz w:val="24"/>
            <w:szCs w:val="24"/>
            <w:rtl w:val="0"/>
          </w:rPr>
          <w:delText xml:space="preserve"> prognosis prediction models (MuLBSTA Score, CURB-65 score, qSOFA, etc) have been developed but demonstrated suboptimal predictive accuracy with an AUROC of 0.766 to 0.908</w:delText>
        </w:r>
        <w:r w:rsidDel="00000000" w:rsidR="00000000" w:rsidRPr="00000000">
          <w:rPr>
            <w:rFonts w:ascii="Times New Roman" w:cs="Times New Roman" w:eastAsia="Times New Roman" w:hAnsi="Times New Roman"/>
            <w:sz w:val="24"/>
            <w:szCs w:val="24"/>
            <w:rtl w:val="0"/>
          </w:rPr>
          <w:delText xml:space="preserve">.</w:delText>
        </w:r>
        <w:r w:rsidDel="00000000" w:rsidR="00000000" w:rsidRPr="00000000">
          <w:rPr>
            <w:rFonts w:ascii="Times New Roman" w:cs="Times New Roman" w:eastAsia="Times New Roman" w:hAnsi="Times New Roman"/>
            <w:sz w:val="24"/>
            <w:szCs w:val="24"/>
            <w:vertAlign w:val="superscript"/>
            <w:rtl w:val="0"/>
          </w:rPr>
          <w:delText xml:space="preserve">13-18</w:delText>
        </w:r>
        <w:r w:rsidDel="00000000" w:rsidR="00000000" w:rsidRPr="00000000">
          <w:rPr>
            <w:rFonts w:ascii="Times New Roman" w:cs="Times New Roman" w:eastAsia="Times New Roman" w:hAnsi="Times New Roman"/>
            <w:sz w:val="24"/>
            <w:szCs w:val="24"/>
            <w:vertAlign w:val="superscript"/>
            <w:rtl w:val="0"/>
          </w:rPr>
          <w:delText xml:space="preserve">,(</w:delText>
        </w:r>
        <w:r w:rsidDel="00000000" w:rsidR="00000000" w:rsidRPr="00000000">
          <w:fldChar w:fldCharType="begin"/>
        </w:r>
        <w:r w:rsidDel="00000000" w:rsidR="00000000" w:rsidRPr="00000000">
          <w:delInstrText xml:space="preserve">HYPERLINK "https://link.springer.com/article/10.1186/s12879-020-05102-7"</w:delInstrText>
        </w:r>
        <w:r w:rsidDel="00000000" w:rsidR="00000000" w:rsidRPr="00000000">
          <w:fldChar w:fldCharType="separate"/>
        </w:r>
        <w:r w:rsidDel="00000000" w:rsidR="00000000" w:rsidRPr="00000000">
          <w:rPr>
            <w:rFonts w:ascii="Roboto" w:cs="Roboto" w:eastAsia="Roboto" w:hAnsi="Roboto"/>
            <w:color w:val="1a73e8"/>
            <w:sz w:val="21"/>
            <w:szCs w:val="21"/>
            <w:highlight w:val="white"/>
            <w:vertAlign w:val="superscript"/>
            <w:rtl w:val="0"/>
          </w:rPr>
          <w:delText xml:space="preserve">https://link.springer.com/article/10.1186/s12879-020-05102-7</w:delText>
        </w:r>
        <w:r w:rsidDel="00000000" w:rsidR="00000000" w:rsidRPr="00000000">
          <w:fldChar w:fldCharType="end"/>
        </w:r>
        <w:r w:rsidDel="00000000" w:rsidR="00000000" w:rsidRPr="00000000">
          <w:rPr>
            <w:rFonts w:ascii="Times New Roman" w:cs="Times New Roman" w:eastAsia="Times New Roman" w:hAnsi="Times New Roman"/>
            <w:sz w:val="24"/>
            <w:szCs w:val="24"/>
            <w:vertAlign w:val="superscript"/>
            <w:rtl w:val="0"/>
          </w:rPr>
          <w:delText xml:space="preserve">)</w:delText>
        </w:r>
        <w:r w:rsidDel="00000000" w:rsidR="00000000" w:rsidRPr="00000000">
          <w:rPr>
            <w:rFonts w:ascii="Times New Roman" w:cs="Times New Roman" w:eastAsia="Times New Roman" w:hAnsi="Times New Roman"/>
            <w:sz w:val="24"/>
            <w:szCs w:val="24"/>
            <w:rtl w:val="0"/>
          </w:rPr>
          <w:delText xml:space="preserve"> We compared our FluDeep-XR model against the well-known prognostic scoring systems commonly used for viral pneumonia, including MuLBSTA score and 4c-mortality score.</w:delText>
        </w:r>
        <w:r w:rsidDel="00000000" w:rsidR="00000000" w:rsidRPr="00000000">
          <w:rPr>
            <w:rFonts w:ascii="Times New Roman" w:cs="Times New Roman" w:eastAsia="Times New Roman" w:hAnsi="Times New Roman"/>
            <w:sz w:val="24"/>
            <w:szCs w:val="24"/>
            <w:rtl w:val="0"/>
          </w:rPr>
          <w:delText xml:space="preserve"> </w:delText>
        </w:r>
        <w:r w:rsidDel="00000000" w:rsidR="00000000" w:rsidRPr="00000000">
          <w:rPr>
            <w:rFonts w:ascii="Times New Roman" w:cs="Times New Roman" w:eastAsia="Times New Roman" w:hAnsi="Times New Roman"/>
            <w:sz w:val="24"/>
            <w:szCs w:val="24"/>
            <w:rtl w:val="0"/>
          </w:rPr>
          <w:delText xml:space="preserve">For our cohort, </w:delText>
        </w:r>
        <w:r w:rsidDel="00000000" w:rsidR="00000000" w:rsidRPr="00000000">
          <w:rPr>
            <w:rFonts w:ascii="Times New Roman" w:cs="Times New Roman" w:eastAsia="Times New Roman" w:hAnsi="Times New Roman"/>
            <w:color w:val="ff0000"/>
            <w:sz w:val="24"/>
            <w:szCs w:val="24"/>
            <w:rtl w:val="0"/>
          </w:rPr>
          <w:delText xml:space="preserve">FluDeep</w:delText>
        </w:r>
        <w:r w:rsidDel="00000000" w:rsidR="00000000" w:rsidRPr="00000000">
          <w:rPr>
            <w:rFonts w:ascii="Times New Roman" w:cs="Times New Roman" w:eastAsia="Times New Roman" w:hAnsi="Times New Roman"/>
            <w:sz w:val="24"/>
            <w:szCs w:val="24"/>
            <w:rtl w:val="0"/>
          </w:rPr>
          <w:delText xml:space="preserve"> performed much better than other widely validated severity scoring systems. MuLBSTA was built to assess the severity of patients with viral pneumonia by 90-day mortality. 4c mortality score was built to stratify patients with COVID-19, another type of viral pneumonia, by 4-week survival. Our FluDeep was a stronger predictor than MuLBSTA and 4c mortality score  (AUROC 0.9876 versus 0.6517 and 0.7060, p-value 0.0001 and 0.0074, Figure 8B).</w:delText>
        </w:r>
        <w:r w:rsidDel="00000000" w:rsidR="00000000" w:rsidRPr="00000000">
          <w:rPr>
            <w:rFonts w:ascii="Times New Roman" w:cs="Times New Roman" w:eastAsia="Times New Roman" w:hAnsi="Times New Roman"/>
            <w:sz w:val="24"/>
            <w:szCs w:val="24"/>
            <w:rtl w:val="0"/>
          </w:rPr>
          <w:delText xml:space="preserve"> The result showed inferior </w:delText>
        </w:r>
        <w:r w:rsidDel="00000000" w:rsidR="00000000" w:rsidRPr="00000000">
          <w:rPr>
            <w:rFonts w:ascii="Times New Roman" w:cs="Times New Roman" w:eastAsia="Times New Roman" w:hAnsi="Times New Roman"/>
            <w:sz w:val="24"/>
            <w:szCs w:val="24"/>
            <w:rtl w:val="0"/>
          </w:rPr>
          <w:delText xml:space="preserve">AUROCs compared to FluDeep, </w:delText>
        </w:r>
        <w:r w:rsidDel="00000000" w:rsidR="00000000" w:rsidRPr="00000000">
          <w:rPr>
            <w:rFonts w:ascii="Times New Roman" w:cs="Times New Roman" w:eastAsia="Times New Roman" w:hAnsi="Times New Roman"/>
            <w:sz w:val="24"/>
            <w:szCs w:val="24"/>
            <w:rtl w:val="0"/>
          </w:rPr>
          <w:delText xml:space="preserve">and indicated FluDeep had adequate capacity to predict the prognosis of influenza patients. </w:delText>
        </w:r>
      </w:del>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tab/>
        <w:tab/>
        <w:tab/>
        <w:tab/>
        <w:tab/>
        <w:tab/>
        <w:tab/>
        <w:t xml:space="preserve">   B</w:t>
      </w:r>
    </w:p>
    <w:p w:rsidR="00000000" w:rsidDel="00000000" w:rsidP="00000000" w:rsidRDefault="00000000" w:rsidRPr="00000000" w14:paraId="00000059">
      <w:pPr>
        <w:spacing w:line="360" w:lineRule="auto"/>
        <w:jc w:val="both"/>
        <w:rPr>
          <w:rFonts w:ascii="Times New Roman" w:cs="Times New Roman" w:eastAsia="Times New Roman" w:hAnsi="Times New Roman"/>
          <w:sz w:val="24"/>
          <w:szCs w:val="24"/>
        </w:rPr>
      </w:pPr>
      <w:commentRangeStart w:id="11"/>
      <w:r w:rsidDel="00000000" w:rsidR="00000000" w:rsidRPr="00000000">
        <w:rPr/>
        <w:drawing>
          <wp:inline distB="114300" distT="114300" distL="114300" distR="114300">
            <wp:extent cx="3244800" cy="23400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244800" cy="2340000"/>
                    </a:xfrm>
                    <a:prstGeom prst="rect"/>
                    <a:ln/>
                  </pic:spPr>
                </pic:pic>
              </a:graphicData>
            </a:graphic>
          </wp:inline>
        </w:drawing>
      </w:r>
      <w:commentRangeEnd w:id="11"/>
      <w:r w:rsidDel="00000000" w:rsidR="00000000" w:rsidRPr="00000000">
        <w:commentReference w:id="11"/>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46024" cy="23400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246024" cy="2340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numPr>
          <w:ilvl w:val="0"/>
          <w:numId w:val="1"/>
        </w:numPr>
        <w:spacing w:line="276" w:lineRule="auto"/>
        <w:ind w:left="360"/>
        <w:rPr>
          <w:rFonts w:ascii="Times New Roman" w:cs="Times New Roman" w:eastAsia="Times New Roman" w:hAnsi="Times New Roman"/>
        </w:rPr>
      </w:pPr>
      <w:bookmarkStart w:colFirst="0" w:colLast="0" w:name="_1y810tw" w:id="13"/>
      <w:bookmarkEnd w:id="13"/>
      <w:r w:rsidDel="00000000" w:rsidR="00000000" w:rsidRPr="00000000">
        <w:rPr>
          <w:rFonts w:ascii="Times New Roman" w:cs="Times New Roman" w:eastAsia="Times New Roman" w:hAnsi="Times New Roman"/>
          <w:sz w:val="24"/>
          <w:szCs w:val="24"/>
          <w:rtl w:val="0"/>
        </w:rPr>
        <w:t xml:space="preserve">Figure 8. Comparison of Receiver Operating Characteristic (ROC) curve of Deepflu and other prediction systems. </w:t>
        <w:br w:type="textWrapping"/>
        <w:t xml:space="preserve">8A </w:t>
      </w:r>
      <w:r w:rsidDel="00000000" w:rsidR="00000000" w:rsidRPr="00000000">
        <w:rPr>
          <w:rFonts w:ascii="Times New Roman" w:cs="Times New Roman" w:eastAsia="Times New Roman" w:hAnsi="Times New Roman"/>
          <w:sz w:val="24"/>
          <w:szCs w:val="24"/>
          <w:rtl w:val="0"/>
        </w:rPr>
        <w:t xml:space="preserve">Comparison of the ROC curve of LGBM-based </w:t>
      </w:r>
      <w:r w:rsidDel="00000000" w:rsidR="00000000" w:rsidRPr="00000000">
        <w:rPr>
          <w:rFonts w:ascii="Times New Roman" w:cs="Times New Roman" w:eastAsia="Times New Roman" w:hAnsi="Times New Roman"/>
          <w:sz w:val="24"/>
          <w:szCs w:val="24"/>
          <w:rtl w:val="0"/>
        </w:rPr>
        <w:t xml:space="preserve">clinical-data</w:t>
      </w:r>
      <w:r w:rsidDel="00000000" w:rsidR="00000000" w:rsidRPr="00000000">
        <w:rPr>
          <w:rFonts w:ascii="Times New Roman" w:cs="Times New Roman" w:eastAsia="Times New Roman" w:hAnsi="Times New Roman"/>
          <w:sz w:val="24"/>
          <w:szCs w:val="24"/>
          <w:rtl w:val="0"/>
        </w:rPr>
        <w:t xml:space="preserve">-only systems, </w:t>
      </w:r>
      <w:r w:rsidDel="00000000" w:rsidR="00000000" w:rsidRPr="00000000">
        <w:rPr>
          <w:rFonts w:ascii="Times New Roman" w:cs="Times New Roman" w:eastAsia="Times New Roman" w:hAnsi="Times New Roman"/>
          <w:color w:val="ff0000"/>
          <w:sz w:val="24"/>
          <w:szCs w:val="24"/>
          <w:rtl w:val="0"/>
        </w:rPr>
        <w:t xml:space="preserve">FluDeep-XR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FluDeep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FluDeep had higher AUC than LGBM-based clinical-data-only systems and FluDeep-XR (AUROC 0.9876 versus 0.</w:t>
      </w:r>
      <w:r w:rsidDel="00000000" w:rsidR="00000000" w:rsidRPr="00000000">
        <w:rPr>
          <w:rFonts w:ascii="Times New Roman" w:cs="Times New Roman" w:eastAsia="Times New Roman" w:hAnsi="Times New Roman"/>
          <w:rtl w:val="0"/>
        </w:rPr>
        <w:t xml:space="preserve">8589</w:t>
      </w:r>
      <w:r w:rsidDel="00000000" w:rsidR="00000000" w:rsidRPr="00000000">
        <w:rPr>
          <w:rFonts w:ascii="Times New Roman" w:cs="Times New Roman" w:eastAsia="Times New Roman" w:hAnsi="Times New Roman"/>
          <w:sz w:val="24"/>
          <w:szCs w:val="24"/>
          <w:rtl w:val="0"/>
        </w:rPr>
        <w:t xml:space="preserve"> and 0.6989, p-value 0.0037 and &lt; 0.0001)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br w:type="textWrapping"/>
        <w:t xml:space="preserve">8B</w:t>
      </w:r>
      <w:r w:rsidDel="00000000" w:rsidR="00000000" w:rsidRPr="00000000">
        <w:rPr>
          <w:rFonts w:ascii="Times New Roman" w:cs="Times New Roman" w:eastAsia="Times New Roman" w:hAnsi="Times New Roman"/>
          <w:sz w:val="24"/>
          <w:szCs w:val="24"/>
          <w:rtl w:val="0"/>
        </w:rPr>
        <w:t xml:space="preserve"> Comparison of the ROC curve of MuLBSTA score, 4c-mortality score, and </w:t>
      </w:r>
      <w:r w:rsidDel="00000000" w:rsidR="00000000" w:rsidRPr="00000000">
        <w:rPr>
          <w:rFonts w:ascii="Times New Roman" w:cs="Times New Roman" w:eastAsia="Times New Roman" w:hAnsi="Times New Roman"/>
          <w:color w:val="ff0000"/>
          <w:sz w:val="24"/>
          <w:szCs w:val="24"/>
          <w:rtl w:val="0"/>
        </w:rPr>
        <w:t xml:space="preserve">FluDeep</w:t>
      </w:r>
      <w:r w:rsidDel="00000000" w:rsidR="00000000" w:rsidRPr="00000000">
        <w:rPr>
          <w:rFonts w:ascii="Times New Roman" w:cs="Times New Roman" w:eastAsia="Times New Roman" w:hAnsi="Times New Roman"/>
          <w:sz w:val="24"/>
          <w:szCs w:val="24"/>
          <w:rtl w:val="0"/>
        </w:rPr>
        <w:t xml:space="preserve"> on our patients. </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color w:val="ff0000"/>
          <w:sz w:val="24"/>
          <w:szCs w:val="24"/>
          <w:rtl w:val="0"/>
        </w:rPr>
        <w:t xml:space="preserve">FluDeep</w:t>
      </w:r>
      <w:r w:rsidDel="00000000" w:rsidR="00000000" w:rsidRPr="00000000">
        <w:rPr>
          <w:rFonts w:ascii="Times New Roman" w:cs="Times New Roman" w:eastAsia="Times New Roman" w:hAnsi="Times New Roman"/>
          <w:sz w:val="24"/>
          <w:szCs w:val="24"/>
          <w:rtl w:val="0"/>
        </w:rPr>
        <w:t xml:space="preserve"> had higher AUC than </w:t>
      </w:r>
      <w:r w:rsidDel="00000000" w:rsidR="00000000" w:rsidRPr="00000000">
        <w:rPr>
          <w:rFonts w:ascii="Times New Roman" w:cs="Times New Roman" w:eastAsia="Times New Roman" w:hAnsi="Times New Roman"/>
          <w:sz w:val="24"/>
          <w:szCs w:val="24"/>
          <w:rtl w:val="0"/>
        </w:rPr>
        <w:t xml:space="preserve">MuLBSTA score and 4c-mortality score</w:t>
      </w:r>
      <w:r w:rsidDel="00000000" w:rsidR="00000000" w:rsidRPr="00000000">
        <w:rPr>
          <w:rFonts w:ascii="Times New Roman" w:cs="Times New Roman" w:eastAsia="Times New Roman" w:hAnsi="Times New Roman"/>
          <w:sz w:val="24"/>
          <w:szCs w:val="24"/>
          <w:rtl w:val="0"/>
        </w:rPr>
        <w:t xml:space="preserve"> (AUROC 0.9876 versus 0.6517 and 0.7060, p-value 0.0001 and 0.0074)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5B">
      <w:pPr>
        <w:spacing w:line="276" w:lineRule="auto"/>
        <w:ind w:left="0" w:firstLine="0"/>
        <w:rPr>
          <w:rFonts w:ascii="Times New Roman" w:cs="Times New Roman" w:eastAsia="Times New Roman" w:hAnsi="Times New Roman"/>
          <w:b w:val="1"/>
          <w:sz w:val="24"/>
          <w:szCs w:val="24"/>
        </w:rPr>
      </w:pPr>
      <w:bookmarkStart w:colFirst="0" w:colLast="0" w:name="_50y6o3et5obh" w:id="14"/>
      <w:bookmarkEnd w:id="14"/>
      <w:r w:rsidDel="00000000" w:rsidR="00000000" w:rsidRPr="00000000">
        <w:rPr>
          <w:rtl w:val="0"/>
        </w:rPr>
      </w:r>
    </w:p>
    <w:p w:rsidR="00000000" w:rsidDel="00000000" w:rsidP="00000000" w:rsidRDefault="00000000" w:rsidRPr="00000000" w14:paraId="0000005C">
      <w:pPr>
        <w:spacing w:line="276" w:lineRule="auto"/>
        <w:ind w:left="0" w:firstLine="0"/>
        <w:rPr>
          <w:rFonts w:ascii="Times New Roman" w:cs="Times New Roman" w:eastAsia="Times New Roman" w:hAnsi="Times New Roman"/>
          <w:b w:val="1"/>
          <w:sz w:val="24"/>
          <w:szCs w:val="24"/>
        </w:rPr>
      </w:pPr>
      <w:bookmarkStart w:colFirst="0" w:colLast="0" w:name="_uod3ls4a02p1" w:id="15"/>
      <w:bookmarkEnd w:id="15"/>
      <w:commentRangeStart w:id="12"/>
      <w:r w:rsidDel="00000000" w:rsidR="00000000" w:rsidRPr="00000000">
        <w:rPr>
          <w:rFonts w:ascii="Times New Roman" w:cs="Times New Roman" w:eastAsia="Times New Roman" w:hAnsi="Times New Roman"/>
          <w:b w:val="1"/>
          <w:sz w:val="24"/>
          <w:szCs w:val="24"/>
          <w:rtl w:val="0"/>
        </w:rPr>
        <w:t xml:space="preserve">Limitations</w:t>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limitations to our study. </w:t>
      </w:r>
      <w:r w:rsidDel="00000000" w:rsidR="00000000" w:rsidRPr="00000000">
        <w:rPr>
          <w:rFonts w:ascii="Times New Roman" w:cs="Times New Roman" w:eastAsia="Times New Roman" w:hAnsi="Times New Roman"/>
          <w:sz w:val="24"/>
          <w:szCs w:val="24"/>
          <w:rtl w:val="0"/>
        </w:rPr>
        <w:t xml:space="preserve">Firstly, our cohort only contains patients from a single tertiary academic medical center Which could limit the generalizability of our models and results.</w:t>
      </w:r>
      <w:hyperlink r:id="rId10">
        <w:r w:rsidDel="00000000" w:rsidR="00000000" w:rsidRPr="00000000">
          <w:rPr>
            <w:rFonts w:ascii="Times New Roman" w:cs="Times New Roman" w:eastAsia="Times New Roman" w:hAnsi="Times New Roman"/>
            <w:sz w:val="24"/>
            <w:szCs w:val="24"/>
            <w:vertAlign w:val="superscript"/>
            <w:rtl w:val="0"/>
          </w:rPr>
          <w:t xml:space="preserve">49</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Attempts have been made on our side to obtain external databases for validation for prognosis prediction of viral pneumonia, and access to a Spanish COVID database was obtained. However, we could not identify any influenza database that provides both clinical data and CXR images. Secondly, 30-day survival was used as the cutoff, so long-term impact on survival was not evaluated. Thirdly, the ground truth for CXR severity scoring was performed by experienced radiologists, so inter-rater variability and subjective evaluation were inevitable. Future studies can aim for a larger cohort and datasets from other medical centers to mitigate the limitations. Our system  welcomes further external validation or revision.</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60">
      <w:pPr>
        <w:spacing w:before="120" w:line="480" w:lineRule="auto"/>
        <w:jc w:val="both"/>
        <w:rPr>
          <w:rFonts w:ascii="Times New Roman" w:cs="Times New Roman" w:eastAsia="Times New Roman" w:hAnsi="Times New Roman"/>
          <w:sz w:val="24"/>
          <w:szCs w:val="24"/>
        </w:rPr>
      </w:pPr>
      <w:ins w:author="Lorenzo Porta" w:id="7" w:date="2023-02-16T08:24:14Z">
        <w:r w:rsidDel="00000000" w:rsidR="00000000" w:rsidRPr="00000000">
          <w:rPr>
            <w:rFonts w:ascii="Times New Roman" w:cs="Times New Roman" w:eastAsia="Times New Roman" w:hAnsi="Times New Roman"/>
            <w:b w:val="1"/>
            <w:sz w:val="24"/>
            <w:szCs w:val="24"/>
            <w:rtl w:val="0"/>
          </w:rPr>
          <w:t xml:space="preserve">Our study presents the first deep learning-based model to quantify the severity of flu chest x-ray images (</w:t>
        </w:r>
        <w:r w:rsidDel="00000000" w:rsidR="00000000" w:rsidRPr="00000000">
          <w:rPr>
            <w:rFonts w:ascii="Times New Roman" w:cs="Times New Roman" w:eastAsia="Times New Roman" w:hAnsi="Times New Roman"/>
            <w:b w:val="1"/>
            <w:sz w:val="24"/>
            <w:szCs w:val="24"/>
            <w:rtl w:val="0"/>
          </w:rPr>
          <w:t xml:space="preserve">FluDeep-XR</w:t>
        </w:r>
        <w:r w:rsidDel="00000000" w:rsidR="00000000" w:rsidRPr="00000000">
          <w:rPr>
            <w:rFonts w:ascii="Times New Roman" w:cs="Times New Roman" w:eastAsia="Times New Roman" w:hAnsi="Times New Roman"/>
            <w:b w:val="1"/>
            <w:sz w:val="24"/>
            <w:szCs w:val="24"/>
            <w:rtl w:val="0"/>
          </w:rPr>
          <w:t xml:space="preserve">) and the first AI model that combines radiological images and clinical data (</w:t>
        </w:r>
        <w:r w:rsidDel="00000000" w:rsidR="00000000" w:rsidRPr="00000000">
          <w:rPr>
            <w:rFonts w:ascii="Times New Roman" w:cs="Times New Roman" w:eastAsia="Times New Roman" w:hAnsi="Times New Roman"/>
            <w:b w:val="1"/>
            <w:sz w:val="24"/>
            <w:szCs w:val="24"/>
            <w:rtl w:val="0"/>
          </w:rPr>
          <w:t xml:space="preserve">FluDeep</w:t>
        </w:r>
        <w:r w:rsidDel="00000000" w:rsidR="00000000" w:rsidRPr="00000000">
          <w:rPr>
            <w:rFonts w:ascii="Times New Roman" w:cs="Times New Roman" w:eastAsia="Times New Roman" w:hAnsi="Times New Roman"/>
            <w:b w:val="1"/>
            <w:sz w:val="24"/>
            <w:szCs w:val="24"/>
            <w:rtl w:val="0"/>
          </w:rPr>
          <w:t xml:space="preserve">) for an accurate prediction of 30-day mortality of influenza pneumonia. This prognosis prediction system could allow physicians to early recognize high-risk mortality influenza patients that need prompt intervention to prevent disease worsening and better allocate resources, especially during influenza outbreaks. Moreover, our study supports the idea of integrating data of different </w:t>
        </w:r>
        <w:r w:rsidDel="00000000" w:rsidR="00000000" w:rsidRPr="00000000">
          <w:rPr>
            <w:rFonts w:ascii="Times New Roman" w:cs="Times New Roman" w:eastAsia="Times New Roman" w:hAnsi="Times New Roman"/>
            <w:sz w:val="24"/>
            <w:szCs w:val="24"/>
            <w:highlight w:val="white"/>
            <w:rtl w:val="0"/>
          </w:rPr>
          <w:t xml:space="preserve">types</w:t>
        </w:r>
        <w:r w:rsidDel="00000000" w:rsidR="00000000" w:rsidRPr="00000000">
          <w:rPr>
            <w:rFonts w:ascii="Times New Roman" w:cs="Times New Roman" w:eastAsia="Times New Roman" w:hAnsi="Times New Roman"/>
            <w:b w:val="1"/>
            <w:sz w:val="24"/>
            <w:szCs w:val="24"/>
            <w:rtl w:val="0"/>
          </w:rPr>
          <w:t xml:space="preserve"> together to obtain more accuracy, imitating physician’s reasoning. This approach could provide valuable insight for future further development and application of fusion models as prognostic prediction tools.  </w:t>
        </w:r>
      </w:ins>
      <w:del w:author="Lorenzo Porta" w:id="7" w:date="2023-02-16T08:24:14Z">
        <w:r w:rsidDel="00000000" w:rsidR="00000000" w:rsidRPr="00000000">
          <w:rPr>
            <w:rFonts w:ascii="Times New Roman" w:cs="Times New Roman" w:eastAsia="Times New Roman" w:hAnsi="Times New Roman"/>
            <w:sz w:val="24"/>
            <w:szCs w:val="24"/>
            <w:rtl w:val="0"/>
          </w:rPr>
          <w:delText xml:space="preserve">We are the first to develop a deep learning-based model to quantify the severity of flu chest x-ray images (</w:delText>
        </w:r>
        <w:r w:rsidDel="00000000" w:rsidR="00000000" w:rsidRPr="00000000">
          <w:rPr>
            <w:rFonts w:ascii="Times New Roman" w:cs="Times New Roman" w:eastAsia="Times New Roman" w:hAnsi="Times New Roman"/>
            <w:color w:val="ff0000"/>
            <w:sz w:val="24"/>
            <w:szCs w:val="24"/>
            <w:rtl w:val="0"/>
          </w:rPr>
          <w:delText xml:space="preserve">FluDeep-XR</w:delText>
        </w:r>
        <w:r w:rsidDel="00000000" w:rsidR="00000000" w:rsidRPr="00000000">
          <w:rPr>
            <w:rFonts w:ascii="Times New Roman" w:cs="Times New Roman" w:eastAsia="Times New Roman" w:hAnsi="Times New Roman"/>
            <w:sz w:val="24"/>
            <w:szCs w:val="24"/>
            <w:rtl w:val="0"/>
          </w:rPr>
          <w:delText xml:space="preserve">) and the first AI model that combined radiological image severities and clinical data (</w:delText>
        </w:r>
        <w:r w:rsidDel="00000000" w:rsidR="00000000" w:rsidRPr="00000000">
          <w:rPr>
            <w:rFonts w:ascii="Times New Roman" w:cs="Times New Roman" w:eastAsia="Times New Roman" w:hAnsi="Times New Roman"/>
            <w:color w:val="ff0000"/>
            <w:sz w:val="24"/>
            <w:szCs w:val="24"/>
            <w:rtl w:val="0"/>
          </w:rPr>
          <w:delText xml:space="preserve">FluDeep</w:delText>
        </w:r>
        <w:r w:rsidDel="00000000" w:rsidR="00000000" w:rsidRPr="00000000">
          <w:rPr>
            <w:rFonts w:ascii="Times New Roman" w:cs="Times New Roman" w:eastAsia="Times New Roman" w:hAnsi="Times New Roman"/>
            <w:sz w:val="24"/>
            <w:szCs w:val="24"/>
            <w:rtl w:val="0"/>
          </w:rPr>
          <w:delText xml:space="preserve">) for prediction of 30-day mortality of influenza pneumonia.By using our system, a healthcare provider can quickly get a prognosis prediction based on a chest x-ray image, demographic information, vital signs, and lab test results but without any subjective judgment. The system can serve as a pragmatic tool, especially during an outbreak of influenza or other public health emergencies, which would facilitate better allocation of medical resources, call for closer medical attention to those at higher risk, and aids in mental preparation of the family members. Presenting our model in an user-friendly graphic interface is expected to be helpful for physicians, hospitals, and research teams to utilize.</w:delText>
        </w:r>
      </w:del>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3">
      <w:pPr>
        <w:widowControl w:val="0"/>
        <w:spacing w:before="120" w:line="360" w:lineRule="auto"/>
        <w:jc w:val="center"/>
        <w:rPr>
          <w:rFonts w:ascii="Times New Roman" w:cs="Times New Roman" w:eastAsia="Times New Roman" w:hAnsi="Times New Roman"/>
          <w:b w:val="1"/>
          <w:sz w:val="24"/>
          <w:szCs w:val="24"/>
        </w:rPr>
      </w:pPr>
      <w:bookmarkStart w:colFirst="0" w:colLast="0" w:name="_2jxsxqh" w:id="16"/>
      <w:bookmarkEnd w:id="16"/>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64">
      <w:pPr>
        <w:spacing w:line="276" w:lineRule="auto"/>
        <w:ind w:left="360" w:firstLine="0"/>
        <w:rPr>
          <w:rFonts w:ascii="Times New Roman" w:cs="Times New Roman" w:eastAsia="Times New Roman" w:hAnsi="Times New Roman"/>
          <w:sz w:val="24"/>
          <w:szCs w:val="24"/>
        </w:rPr>
      </w:pPr>
      <w:bookmarkStart w:colFirst="0" w:colLast="0" w:name="_z337ya" w:id="17"/>
      <w:bookmarkEnd w:id="17"/>
      <w:r w:rsidDel="00000000" w:rsidR="00000000" w:rsidRPr="00000000">
        <w:rPr>
          <w:rtl w:val="0"/>
        </w:rPr>
      </w:r>
    </w:p>
    <w:p w:rsidR="00000000" w:rsidDel="00000000" w:rsidP="00000000" w:rsidRDefault="00000000" w:rsidRPr="00000000" w14:paraId="00000065">
      <w:pPr>
        <w:widowControl w:val="0"/>
        <w:spacing w:before="120" w:line="360" w:lineRule="auto"/>
        <w:jc w:val="center"/>
        <w:rPr>
          <w:rFonts w:ascii="Times New Roman" w:cs="Times New Roman" w:eastAsia="Times New Roman" w:hAnsi="Times New Roman"/>
          <w:b w:val="1"/>
          <w:sz w:val="24"/>
          <w:szCs w:val="24"/>
        </w:rPr>
      </w:pPr>
      <w:bookmarkStart w:colFirst="0" w:colLast="0" w:name="_4i7ojhp" w:id="18"/>
      <w:bookmarkEnd w:id="18"/>
      <w:r w:rsidDel="00000000" w:rsidR="00000000" w:rsidRPr="00000000">
        <w:rPr>
          <w:rFonts w:ascii="Times New Roman" w:cs="Times New Roman" w:eastAsia="Times New Roman" w:hAnsi="Times New Roman"/>
          <w:b w:val="1"/>
          <w:sz w:val="24"/>
          <w:szCs w:val="24"/>
        </w:rPr>
        <w:drawing>
          <wp:inline distB="114300" distT="114300" distL="114300" distR="114300">
            <wp:extent cx="7191375" cy="4798275"/>
            <wp:effectExtent b="0" l="0" r="0" t="0"/>
            <wp:docPr id="4" name="image5.png"/>
            <a:graphic>
              <a:graphicData uri="http://schemas.openxmlformats.org/drawingml/2006/picture">
                <pic:pic>
                  <pic:nvPicPr>
                    <pic:cNvPr id="0" name="image5.png"/>
                    <pic:cNvPicPr preferRelativeResize="0"/>
                  </pic:nvPicPr>
                  <pic:blipFill>
                    <a:blip r:embed="rId11"/>
                    <a:srcRect b="4760" l="0" r="0" t="2079"/>
                    <a:stretch>
                      <a:fillRect/>
                    </a:stretch>
                  </pic:blipFill>
                  <pic:spPr>
                    <a:xfrm>
                      <a:off x="0" y="0"/>
                      <a:ext cx="7191375" cy="47982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
        </w:numPr>
        <w:spacing w:line="276" w:lineRule="auto"/>
        <w:ind w:left="360"/>
        <w:rPr>
          <w:rFonts w:ascii="Times New Roman" w:cs="Times New Roman" w:eastAsia="Times New Roman" w:hAnsi="Times New Roman"/>
        </w:rPr>
      </w:pPr>
      <w:bookmarkStart w:colFirst="0" w:colLast="0" w:name="_z337ya" w:id="17"/>
      <w:bookmarkEnd w:id="17"/>
      <w:r w:rsidDel="00000000" w:rsidR="00000000" w:rsidRPr="00000000">
        <w:rPr>
          <w:rFonts w:ascii="Times New Roman" w:cs="Times New Roman" w:eastAsia="Times New Roman" w:hAnsi="Times New Roman"/>
          <w:sz w:val="24"/>
          <w:szCs w:val="24"/>
          <w:rtl w:val="0"/>
        </w:rPr>
        <w:t xml:space="preserve">Appendix figure 1</w:t>
      </w:r>
      <w:r w:rsidDel="00000000" w:rsidR="00000000" w:rsidRPr="00000000">
        <w:rPr>
          <w:rFonts w:ascii="Times New Roman" w:cs="Times New Roman" w:eastAsia="Times New Roman" w:hAnsi="Times New Roman"/>
          <w:sz w:val="24"/>
          <w:szCs w:val="24"/>
          <w:highlight w:val="yellow"/>
          <w:rtl w:val="0"/>
        </w:rPr>
        <w:t xml:space="preserve">. The Decision tree</w:t>
      </w:r>
      <w:r w:rsidDel="00000000" w:rsidR="00000000" w:rsidRPr="00000000">
        <w:rPr>
          <w:rFonts w:ascii="Times New Roman" w:cs="Times New Roman" w:eastAsia="Times New Roman" w:hAnsi="Times New Roman"/>
          <w:sz w:val="24"/>
          <w:szCs w:val="24"/>
          <w:rtl w:val="0"/>
        </w:rPr>
        <w:t xml:space="preserve"> of the </w:t>
      </w:r>
      <w:r w:rsidDel="00000000" w:rsidR="00000000" w:rsidRPr="00000000">
        <w:rPr>
          <w:rFonts w:ascii="Times New Roman" w:cs="Times New Roman" w:eastAsia="Times New Roman" w:hAnsi="Times New Roman"/>
          <w:color w:val="ff0000"/>
          <w:sz w:val="24"/>
          <w:szCs w:val="24"/>
          <w:rtl w:val="0"/>
        </w:rPr>
        <w:t xml:space="preserve">FluDeep</w:t>
      </w:r>
      <w:r w:rsidDel="00000000" w:rsidR="00000000" w:rsidRPr="00000000">
        <w:rPr>
          <w:rFonts w:ascii="Times New Roman" w:cs="Times New Roman" w:eastAsia="Times New Roman" w:hAnsi="Times New Roman"/>
          <w:sz w:val="24"/>
          <w:szCs w:val="24"/>
          <w:rtl w:val="0"/>
        </w:rPr>
        <w:t xml:space="preserve"> prediction system.</w:t>
      </w: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8229600" cy="3975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8229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
        </w:numPr>
        <w:spacing w:line="276" w:lineRule="auto"/>
        <w:ind w:left="360"/>
        <w:rPr>
          <w:rFonts w:ascii="Times New Roman" w:cs="Times New Roman" w:eastAsia="Times New Roman" w:hAnsi="Times New Roman"/>
        </w:rPr>
      </w:pPr>
      <w:bookmarkStart w:colFirst="0" w:colLast="0" w:name="_z337ya" w:id="17"/>
      <w:bookmarkEnd w:id="17"/>
      <w:r w:rsidDel="00000000" w:rsidR="00000000" w:rsidRPr="00000000">
        <w:rPr>
          <w:rFonts w:ascii="Times New Roman" w:cs="Times New Roman" w:eastAsia="Times New Roman" w:hAnsi="Times New Roman"/>
          <w:sz w:val="24"/>
          <w:szCs w:val="24"/>
          <w:rtl w:val="0"/>
        </w:rPr>
        <w:t xml:space="preserve">Appendix figure 1</w:t>
      </w:r>
      <w:r w:rsidDel="00000000" w:rsidR="00000000" w:rsidRPr="00000000">
        <w:rPr>
          <w:rFonts w:ascii="Times New Roman" w:cs="Times New Roman" w:eastAsia="Times New Roman" w:hAnsi="Times New Roman"/>
          <w:sz w:val="24"/>
          <w:szCs w:val="24"/>
          <w:rtl w:val="0"/>
        </w:rPr>
        <w:t xml:space="preserve">. The screenshot </w:t>
      </w:r>
      <w:r w:rsidDel="00000000" w:rsidR="00000000" w:rsidRPr="00000000">
        <w:rPr>
          <w:rFonts w:ascii="Times New Roman" w:cs="Times New Roman" w:eastAsia="Times New Roman" w:hAnsi="Times New Roman"/>
          <w:sz w:val="24"/>
          <w:szCs w:val="24"/>
          <w:rtl w:val="0"/>
        </w:rPr>
        <w:t xml:space="preserve">for the graphic interface of </w:t>
      </w:r>
      <w:r w:rsidDel="00000000" w:rsidR="00000000" w:rsidRPr="00000000">
        <w:rPr>
          <w:rFonts w:ascii="Times New Roman" w:cs="Times New Roman" w:eastAsia="Times New Roman" w:hAnsi="Times New Roman"/>
          <w:color w:val="ff0000"/>
          <w:sz w:val="24"/>
          <w:szCs w:val="24"/>
          <w:rtl w:val="0"/>
        </w:rPr>
        <w:t xml:space="preserve">FluDeep</w:t>
      </w:r>
      <w:r w:rsidDel="00000000" w:rsidR="00000000" w:rsidRPr="00000000">
        <w:rPr>
          <w:rFonts w:ascii="Times New Roman" w:cs="Times New Roman" w:eastAsia="Times New Roman" w:hAnsi="Times New Roman"/>
          <w:sz w:val="24"/>
          <w:szCs w:val="24"/>
          <w:rtl w:val="0"/>
        </w:rPr>
        <w:t xml:space="preserve"> prediction system.</w:t>
      </w: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229600" cy="39624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8229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
        </w:numPr>
        <w:spacing w:line="276" w:lineRule="auto"/>
        <w:ind w:left="360"/>
        <w:rPr>
          <w:rFonts w:ascii="Times New Roman" w:cs="Times New Roman" w:eastAsia="Times New Roman" w:hAnsi="Times New Roman"/>
        </w:rPr>
      </w:pPr>
      <w:bookmarkStart w:colFirst="0" w:colLast="0" w:name="_3j2qqm3" w:id="19"/>
      <w:bookmarkEnd w:id="19"/>
      <w:r w:rsidDel="00000000" w:rsidR="00000000" w:rsidRPr="00000000">
        <w:rPr>
          <w:rFonts w:ascii="Times New Roman" w:cs="Times New Roman" w:eastAsia="Times New Roman" w:hAnsi="Times New Roman"/>
          <w:sz w:val="24"/>
          <w:szCs w:val="24"/>
          <w:rtl w:val="0"/>
        </w:rPr>
        <w:t xml:space="preserve">Appendix figure 2. The screenshot for the result of the graphic interface of the </w:t>
      </w:r>
      <w:r w:rsidDel="00000000" w:rsidR="00000000" w:rsidRPr="00000000">
        <w:rPr>
          <w:rFonts w:ascii="Times New Roman" w:cs="Times New Roman" w:eastAsia="Times New Roman" w:hAnsi="Times New Roman"/>
          <w:color w:val="ff0000"/>
          <w:sz w:val="24"/>
          <w:szCs w:val="24"/>
          <w:rtl w:val="0"/>
        </w:rPr>
        <w:t xml:space="preserve">FluDeep</w:t>
      </w:r>
      <w:r w:rsidDel="00000000" w:rsidR="00000000" w:rsidRPr="00000000">
        <w:rPr>
          <w:rFonts w:ascii="Times New Roman" w:cs="Times New Roman" w:eastAsia="Times New Roman" w:hAnsi="Times New Roman"/>
          <w:sz w:val="24"/>
          <w:szCs w:val="24"/>
          <w:rtl w:val="0"/>
        </w:rPr>
        <w:t xml:space="preserve"> prediction system.</w:t>
      </w:r>
    </w:p>
    <w:p w:rsidR="00000000" w:rsidDel="00000000" w:rsidP="00000000" w:rsidRDefault="00000000" w:rsidRPr="00000000" w14:paraId="0000006B">
      <w:pPr>
        <w:spacing w:line="276" w:lineRule="auto"/>
        <w:ind w:left="0" w:firstLine="0"/>
        <w:rPr>
          <w:rFonts w:ascii="Times New Roman" w:cs="Times New Roman" w:eastAsia="Times New Roman" w:hAnsi="Times New Roman"/>
          <w:sz w:val="24"/>
          <w:szCs w:val="24"/>
        </w:rPr>
      </w:pPr>
      <w:bookmarkStart w:colFirst="0" w:colLast="0" w:name="_1y810tw" w:id="13"/>
      <w:bookmarkEnd w:id="13"/>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bookmarkStart w:colFirst="0" w:colLast="0" w:name="_mljtkxqy7das" w:id="20"/>
      <w:bookmarkEnd w:id="20"/>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4"/>
          <w:szCs w:val="24"/>
        </w:rPr>
      </w:pPr>
      <w:bookmarkStart w:colFirst="0" w:colLast="0" w:name="_1y810tw" w:id="13"/>
      <w:bookmarkEnd w:id="13"/>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4"/>
          <w:szCs w:val="24"/>
        </w:rPr>
      </w:pPr>
      <w:bookmarkStart w:colFirst="0" w:colLast="0" w:name="_y1et2cxv9zwk" w:id="21"/>
      <w:bookmarkEnd w:id="21"/>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4"/>
          <w:szCs w:val="24"/>
        </w:rPr>
      </w:pPr>
      <w:bookmarkStart w:colFirst="0" w:colLast="0" w:name="_v8bqepphv0m" w:id="22"/>
      <w:bookmarkEnd w:id="22"/>
      <w:r w:rsidDel="00000000" w:rsidR="00000000" w:rsidRPr="00000000">
        <w:rPr>
          <w:rtl w:val="0"/>
        </w:rPr>
      </w:r>
    </w:p>
    <w:p w:rsidR="00000000" w:rsidDel="00000000" w:rsidP="00000000" w:rsidRDefault="00000000" w:rsidRPr="00000000" w14:paraId="00000070">
      <w:pPr>
        <w:spacing w:line="480" w:lineRule="auto"/>
        <w:rPr>
          <w:b w:val="1"/>
        </w:rPr>
      </w:pPr>
      <w:r w:rsidDel="00000000" w:rsidR="00000000" w:rsidRPr="00000000">
        <w:rPr>
          <w:rtl w:val="0"/>
        </w:rPr>
      </w:r>
    </w:p>
    <w:tbl>
      <w:tblPr>
        <w:tblStyle w:val="Table1"/>
        <w:tblW w:w="7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275"/>
        <w:gridCol w:w="1410"/>
        <w:gridCol w:w="1290"/>
        <w:gridCol w:w="1830"/>
        <w:tblGridChange w:id="0">
          <w:tblGrid>
            <w:gridCol w:w="1275"/>
            <w:gridCol w:w="1275"/>
            <w:gridCol w:w="1410"/>
            <w:gridCol w:w="1290"/>
            <w:gridCol w:w="1830"/>
          </w:tblGrid>
        </w:tblGridChange>
      </w:tblGrid>
      <w:tr>
        <w:trPr>
          <w:cantSplit w:val="0"/>
          <w:trHeight w:val="505.95703125"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widowControl w:val="0"/>
              <w:rPr/>
            </w:pPr>
            <w:r w:rsidDel="00000000" w:rsidR="00000000" w:rsidRPr="00000000">
              <w:rPr>
                <w:rtl w:val="0"/>
              </w:rPr>
              <w:t xml:space="preserve">DeepFlu-XR</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rPr/>
            </w:pPr>
            <w:r w:rsidDel="00000000" w:rsidR="00000000" w:rsidRPr="00000000">
              <w:rPr>
                <w:rtl w:val="0"/>
              </w:rPr>
              <w:t xml:space="preserve">cutoff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rPr/>
            </w:pPr>
            <w:r w:rsidDel="00000000" w:rsidR="00000000" w:rsidRPr="00000000">
              <w:rPr>
                <w:rtl w:val="0"/>
              </w:rPr>
              <w:t xml:space="preserve">F1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rPr/>
            </w:pPr>
            <w:r w:rsidDel="00000000" w:rsidR="00000000" w:rsidRPr="00000000">
              <w:rPr>
                <w:rtl w:val="0"/>
              </w:rPr>
              <w:t xml:space="preserve">sensitivity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rPr/>
            </w:pPr>
            <w:r w:rsidDel="00000000" w:rsidR="00000000" w:rsidRPr="00000000">
              <w:rPr>
                <w:rtl w:val="0"/>
              </w:rPr>
              <w:t xml:space="preserve">specificity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rPr/>
            </w:pPr>
            <w:r w:rsidDel="00000000" w:rsidR="00000000" w:rsidRPr="00000000">
              <w:rPr>
                <w:rtl w:val="0"/>
              </w:rPr>
              <w:t xml:space="preserve">Youden index</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rPr/>
            </w:pPr>
            <w:r w:rsidDel="00000000" w:rsidR="00000000" w:rsidRPr="00000000">
              <w:rPr>
                <w:rtl w:val="0"/>
              </w:rPr>
              <w:t xml:space="preserve">&gt;1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rPr/>
            </w:pPr>
            <w:r w:rsidDel="00000000" w:rsidR="00000000" w:rsidRPr="00000000">
              <w:rPr>
                <w:rtl w:val="0"/>
              </w:rPr>
              <w:t xml:space="preserve">0.1070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pPr>
            <w:r w:rsidDel="00000000" w:rsidR="00000000" w:rsidRPr="00000000">
              <w:rPr>
                <w:rtl w:val="0"/>
              </w:rPr>
              <w:t xml:space="preserve">0.0000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b w:val="1"/>
              </w:rPr>
            </w:pPr>
            <w:r w:rsidDel="00000000" w:rsidR="00000000" w:rsidRPr="00000000">
              <w:rPr>
                <w:b w:val="1"/>
                <w:rtl w:val="0"/>
              </w:rPr>
              <w:t xml:space="preserve">&gt;2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b w:val="1"/>
              </w:rPr>
            </w:pPr>
            <w:r w:rsidDel="00000000" w:rsidR="00000000" w:rsidRPr="00000000">
              <w:rPr>
                <w:b w:val="1"/>
                <w:rtl w:val="0"/>
              </w:rPr>
              <w:t xml:space="preserve">0.1548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b w:val="1"/>
              </w:rPr>
            </w:pPr>
            <w:r w:rsidDel="00000000" w:rsidR="00000000" w:rsidRPr="00000000">
              <w:rPr>
                <w:b w:val="1"/>
                <w:rtl w:val="0"/>
              </w:rPr>
              <w:t xml:space="preserve">0.9231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b w:val="1"/>
              </w:rPr>
            </w:pPr>
            <w:r w:rsidDel="00000000" w:rsidR="00000000" w:rsidRPr="00000000">
              <w:rPr>
                <w:b w:val="1"/>
                <w:rtl w:val="0"/>
              </w:rPr>
              <w:t xml:space="preserve">0.4009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b w:val="1"/>
              </w:rPr>
            </w:pPr>
            <w:r w:rsidDel="00000000" w:rsidR="00000000" w:rsidRPr="00000000">
              <w:rPr>
                <w:b w:val="1"/>
                <w:rtl w:val="0"/>
              </w:rPr>
              <w:t xml:space="preserve">0.3240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pPr>
            <w:r w:rsidDel="00000000" w:rsidR="00000000" w:rsidRPr="00000000">
              <w:rPr>
                <w:rtl w:val="0"/>
              </w:rPr>
              <w:t xml:space="preserve">&gt;3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rPr/>
            </w:pPr>
            <w:r w:rsidDel="00000000" w:rsidR="00000000" w:rsidRPr="00000000">
              <w:rPr>
                <w:rtl w:val="0"/>
              </w:rPr>
              <w:t xml:space="preserve">0.1653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pPr>
            <w:r w:rsidDel="00000000" w:rsidR="00000000" w:rsidRPr="00000000">
              <w:rPr>
                <w:rtl w:val="0"/>
              </w:rPr>
              <w:t xml:space="preserve">0.7692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pPr>
            <w:r w:rsidDel="00000000" w:rsidR="00000000" w:rsidRPr="00000000">
              <w:rPr>
                <w:rtl w:val="0"/>
              </w:rPr>
              <w:t xml:space="preserve">0.5484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pPr>
            <w:r w:rsidDel="00000000" w:rsidR="00000000" w:rsidRPr="00000000">
              <w:rPr>
                <w:rtl w:val="0"/>
              </w:rPr>
              <w:t xml:space="preserve">0.3176</w:t>
            </w:r>
          </w:p>
        </w:tc>
      </w:tr>
      <w:tr>
        <w:trPr>
          <w:cantSplit w:val="0"/>
          <w:trHeight w:val="435"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pPr>
            <w:r w:rsidDel="00000000" w:rsidR="00000000" w:rsidRPr="00000000">
              <w:rPr>
                <w:rtl w:val="0"/>
              </w:rPr>
              <w:t xml:space="preserve">&gt;4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pPr>
            <w:r w:rsidDel="00000000" w:rsidR="00000000" w:rsidRPr="00000000">
              <w:rPr>
                <w:rtl w:val="0"/>
              </w:rPr>
              <w:t xml:space="preserve">0.1758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rPr/>
            </w:pPr>
            <w:r w:rsidDel="00000000" w:rsidR="00000000" w:rsidRPr="00000000">
              <w:rPr>
                <w:rtl w:val="0"/>
              </w:rPr>
              <w:t xml:space="preserve">0.6154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rPr/>
            </w:pPr>
            <w:r w:rsidDel="00000000" w:rsidR="00000000" w:rsidRPr="00000000">
              <w:rPr>
                <w:rtl w:val="0"/>
              </w:rPr>
              <w:t xml:space="preserve">0.6774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pPr>
            <w:r w:rsidDel="00000000" w:rsidR="00000000" w:rsidRPr="00000000">
              <w:rPr>
                <w:rtl w:val="0"/>
              </w:rPr>
              <w:t xml:space="preserve">0.2928</w:t>
            </w:r>
          </w:p>
        </w:tc>
      </w:tr>
    </w:tbl>
    <w:p w:rsidR="00000000" w:rsidDel="00000000" w:rsidP="00000000" w:rsidRDefault="00000000" w:rsidRPr="00000000" w14:paraId="0000008F">
      <w:pPr>
        <w:numPr>
          <w:ilvl w:val="0"/>
          <w:numId w:val="1"/>
        </w:numPr>
        <w:spacing w:line="276" w:lineRule="auto"/>
        <w:ind w:left="360"/>
        <w:rPr>
          <w:rFonts w:ascii="Times New Roman" w:cs="Times New Roman" w:eastAsia="Times New Roman" w:hAnsi="Times New Roman"/>
        </w:rPr>
      </w:pPr>
      <w:bookmarkStart w:colFirst="0" w:colLast="0" w:name="_1y810tw" w:id="13"/>
      <w:bookmarkEnd w:id="13"/>
      <w:r w:rsidDel="00000000" w:rsidR="00000000" w:rsidRPr="00000000">
        <w:rPr>
          <w:rFonts w:ascii="Times New Roman" w:cs="Times New Roman" w:eastAsia="Times New Roman" w:hAnsi="Times New Roman"/>
          <w:sz w:val="24"/>
          <w:szCs w:val="24"/>
          <w:rtl w:val="0"/>
        </w:rPr>
        <w:t xml:space="preserve">Appendix Table 1. The performance of  </w:t>
      </w:r>
      <w:r w:rsidDel="00000000" w:rsidR="00000000" w:rsidRPr="00000000">
        <w:rPr>
          <w:color w:val="ff0000"/>
          <w:rtl w:val="0"/>
        </w:rPr>
        <w:t xml:space="preserve">FluDeep-XR</w:t>
      </w:r>
      <w:r w:rsidDel="00000000" w:rsidR="00000000" w:rsidRPr="00000000">
        <w:rPr>
          <w:rtl w:val="0"/>
        </w:rPr>
        <w:t xml:space="preserve"> with different cutoffs on our patients.</w:t>
      </w:r>
      <w:r w:rsidDel="00000000" w:rsidR="00000000" w:rsidRPr="00000000">
        <w:rPr>
          <w:rtl w:val="0"/>
        </w:rPr>
      </w:r>
    </w:p>
    <w:p w:rsidR="00000000" w:rsidDel="00000000" w:rsidP="00000000" w:rsidRDefault="00000000" w:rsidRPr="00000000" w14:paraId="00000090">
      <w:pPr>
        <w:spacing w:line="480" w:lineRule="auto"/>
        <w:rPr/>
      </w:pPr>
      <w:r w:rsidDel="00000000" w:rsidR="00000000" w:rsidRPr="00000000">
        <w:rPr>
          <w:rtl w:val="0"/>
        </w:rPr>
      </w:r>
    </w:p>
    <w:tbl>
      <w:tblPr>
        <w:tblStyle w:val="Table2"/>
        <w:tblW w:w="702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1275"/>
        <w:gridCol w:w="1395"/>
        <w:gridCol w:w="1365"/>
        <w:gridCol w:w="1695"/>
        <w:tblGridChange w:id="0">
          <w:tblGrid>
            <w:gridCol w:w="1290"/>
            <w:gridCol w:w="1275"/>
            <w:gridCol w:w="1395"/>
            <w:gridCol w:w="1365"/>
            <w:gridCol w:w="1695"/>
          </w:tblGrid>
        </w:tblGridChange>
      </w:tblGrid>
      <w:tr>
        <w:trPr>
          <w:cantSplit w:val="0"/>
          <w:trHeight w:val="545"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keepLines w:val="1"/>
              <w:widowControl w:val="0"/>
              <w:spacing w:line="240" w:lineRule="auto"/>
              <w:rPr/>
            </w:pPr>
            <w:r w:rsidDel="00000000" w:rsidR="00000000" w:rsidRPr="00000000">
              <w:rPr>
                <w:rtl w:val="0"/>
              </w:rPr>
              <w:t xml:space="preserve">MuLBSTA score</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Lines w:val="1"/>
              <w:widowControl w:val="0"/>
              <w:spacing w:line="240" w:lineRule="auto"/>
              <w:rPr/>
            </w:pPr>
            <w:r w:rsidDel="00000000" w:rsidR="00000000" w:rsidRPr="00000000">
              <w:rPr>
                <w:rtl w:val="0"/>
              </w:rPr>
              <w:t xml:space="preserve">cutoff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Lines w:val="1"/>
              <w:widowControl w:val="0"/>
              <w:spacing w:line="240" w:lineRule="auto"/>
              <w:rPr/>
            </w:pPr>
            <w:r w:rsidDel="00000000" w:rsidR="00000000" w:rsidRPr="00000000">
              <w:rPr>
                <w:rtl w:val="0"/>
              </w:rPr>
              <w:t xml:space="preserve">F1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Lines w:val="1"/>
              <w:widowControl w:val="0"/>
              <w:spacing w:line="240" w:lineRule="auto"/>
              <w:rPr/>
            </w:pPr>
            <w:r w:rsidDel="00000000" w:rsidR="00000000" w:rsidRPr="00000000">
              <w:rPr>
                <w:rtl w:val="0"/>
              </w:rPr>
              <w:t xml:space="preserve">sensitivity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Lines w:val="1"/>
              <w:widowControl w:val="0"/>
              <w:spacing w:line="240" w:lineRule="auto"/>
              <w:rPr/>
            </w:pPr>
            <w:r w:rsidDel="00000000" w:rsidR="00000000" w:rsidRPr="00000000">
              <w:rPr>
                <w:rtl w:val="0"/>
              </w:rPr>
              <w:t xml:space="preserve">specificity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Lines w:val="1"/>
              <w:widowControl w:val="0"/>
              <w:spacing w:line="240" w:lineRule="auto"/>
              <w:rPr/>
            </w:pPr>
            <w:r w:rsidDel="00000000" w:rsidR="00000000" w:rsidRPr="00000000">
              <w:rPr>
                <w:rtl w:val="0"/>
              </w:rPr>
              <w:t xml:space="preserve">Youden index</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Lines w:val="1"/>
              <w:widowControl w:val="0"/>
              <w:spacing w:line="240" w:lineRule="auto"/>
              <w:rPr/>
            </w:pPr>
            <w:r w:rsidDel="00000000" w:rsidR="00000000" w:rsidRPr="00000000">
              <w:rPr>
                <w:rtl w:val="0"/>
              </w:rPr>
              <w:t xml:space="preserve">&gt;0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keepLines w:val="1"/>
              <w:widowControl w:val="0"/>
              <w:spacing w:line="240" w:lineRule="auto"/>
              <w:rPr/>
            </w:pPr>
            <w:r w:rsidDel="00000000" w:rsidR="00000000" w:rsidRPr="00000000">
              <w:rPr>
                <w:rtl w:val="0"/>
              </w:rPr>
              <w:t xml:space="preserve">0.1145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keepLines w:val="1"/>
              <w:widowControl w:val="0"/>
              <w:spacing w:line="240" w:lineRule="auto"/>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keepLines w:val="1"/>
              <w:widowControl w:val="0"/>
              <w:spacing w:line="240" w:lineRule="auto"/>
              <w:rPr/>
            </w:pPr>
            <w:r w:rsidDel="00000000" w:rsidR="00000000" w:rsidRPr="00000000">
              <w:rPr>
                <w:rtl w:val="0"/>
              </w:rPr>
              <w:t xml:space="preserve">0.0737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Lines w:val="1"/>
              <w:widowControl w:val="0"/>
              <w:spacing w:line="240" w:lineRule="auto"/>
              <w:rPr/>
            </w:pPr>
            <w:r w:rsidDel="00000000" w:rsidR="00000000" w:rsidRPr="00000000">
              <w:rPr>
                <w:rtl w:val="0"/>
              </w:rPr>
              <w:t xml:space="preserve">0.0737</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keepLines w:val="1"/>
              <w:widowControl w:val="0"/>
              <w:spacing w:line="240" w:lineRule="auto"/>
              <w:rPr/>
            </w:pPr>
            <w:r w:rsidDel="00000000" w:rsidR="00000000" w:rsidRPr="00000000">
              <w:rPr>
                <w:rtl w:val="0"/>
              </w:rPr>
              <w:t xml:space="preserve">&gt;1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keepLines w:val="1"/>
              <w:widowControl w:val="0"/>
              <w:spacing w:line="240" w:lineRule="auto"/>
              <w:rPr/>
            </w:pPr>
            <w:r w:rsidDel="00000000" w:rsidR="00000000" w:rsidRPr="00000000">
              <w:rPr>
                <w:rtl w:val="0"/>
              </w:rPr>
              <w:t xml:space="preserve">0.1145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keepLines w:val="1"/>
              <w:widowControl w:val="0"/>
              <w:spacing w:line="240" w:lineRule="auto"/>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keepLines w:val="1"/>
              <w:widowControl w:val="0"/>
              <w:spacing w:line="240" w:lineRule="auto"/>
              <w:rPr/>
            </w:pPr>
            <w:r w:rsidDel="00000000" w:rsidR="00000000" w:rsidRPr="00000000">
              <w:rPr>
                <w:rtl w:val="0"/>
              </w:rPr>
              <w:t xml:space="preserve">0.0737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4">
            <w:pPr>
              <w:keepLines w:val="1"/>
              <w:widowControl w:val="0"/>
              <w:spacing w:line="240" w:lineRule="auto"/>
              <w:rPr/>
            </w:pPr>
            <w:r w:rsidDel="00000000" w:rsidR="00000000" w:rsidRPr="00000000">
              <w:rPr>
                <w:rtl w:val="0"/>
              </w:rPr>
              <w:t xml:space="preserve">0.0737</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5">
            <w:pPr>
              <w:keepLines w:val="1"/>
              <w:widowControl w:val="0"/>
              <w:spacing w:line="240" w:lineRule="auto"/>
              <w:rPr/>
            </w:pPr>
            <w:r w:rsidDel="00000000" w:rsidR="00000000" w:rsidRPr="00000000">
              <w:rPr>
                <w:rtl w:val="0"/>
              </w:rPr>
              <w:t xml:space="preserve">&gt;2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keepLines w:val="1"/>
              <w:widowControl w:val="0"/>
              <w:spacing w:line="240" w:lineRule="auto"/>
              <w:rPr/>
            </w:pPr>
            <w:r w:rsidDel="00000000" w:rsidR="00000000" w:rsidRPr="00000000">
              <w:rPr>
                <w:rtl w:val="0"/>
              </w:rPr>
              <w:t xml:space="preserve">0.1311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keepLines w:val="1"/>
              <w:widowControl w:val="0"/>
              <w:spacing w:line="240" w:lineRule="auto"/>
              <w:rPr/>
            </w:pPr>
            <w:r w:rsidDel="00000000" w:rsidR="00000000" w:rsidRPr="00000000">
              <w:rPr>
                <w:rtl w:val="0"/>
              </w:rPr>
              <w:t xml:space="preserve">0.9231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keepLines w:val="1"/>
              <w:widowControl w:val="0"/>
              <w:spacing w:line="240" w:lineRule="auto"/>
              <w:rPr/>
            </w:pPr>
            <w:r w:rsidDel="00000000" w:rsidR="00000000" w:rsidRPr="00000000">
              <w:rPr>
                <w:rtl w:val="0"/>
              </w:rPr>
              <w:t xml:space="preserve">0.2719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9">
            <w:pPr>
              <w:keepLines w:val="1"/>
              <w:widowControl w:val="0"/>
              <w:spacing w:line="240" w:lineRule="auto"/>
              <w:rPr/>
            </w:pPr>
            <w:r w:rsidDel="00000000" w:rsidR="00000000" w:rsidRPr="00000000">
              <w:rPr>
                <w:rtl w:val="0"/>
              </w:rPr>
              <w:t xml:space="preserve">0.1950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keepLines w:val="1"/>
              <w:widowControl w:val="0"/>
              <w:spacing w:line="240" w:lineRule="auto"/>
              <w:rPr/>
            </w:pPr>
            <w:r w:rsidDel="00000000" w:rsidR="00000000" w:rsidRPr="00000000">
              <w:rPr>
                <w:rtl w:val="0"/>
              </w:rPr>
              <w:t xml:space="preserve">&gt;3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keepLines w:val="1"/>
              <w:widowControl w:val="0"/>
              <w:spacing w:line="240" w:lineRule="auto"/>
              <w:rPr/>
            </w:pPr>
            <w:r w:rsidDel="00000000" w:rsidR="00000000" w:rsidRPr="00000000">
              <w:rPr>
                <w:rtl w:val="0"/>
              </w:rPr>
              <w:t xml:space="preserve">0.1326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keepLines w:val="1"/>
              <w:widowControl w:val="0"/>
              <w:spacing w:line="240" w:lineRule="auto"/>
              <w:rPr/>
            </w:pPr>
            <w:r w:rsidDel="00000000" w:rsidR="00000000" w:rsidRPr="00000000">
              <w:rPr>
                <w:rtl w:val="0"/>
              </w:rPr>
              <w:t xml:space="preserve">0.9231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Lines w:val="1"/>
              <w:widowControl w:val="0"/>
              <w:spacing w:line="240" w:lineRule="auto"/>
              <w:rPr/>
            </w:pPr>
            <w:r w:rsidDel="00000000" w:rsidR="00000000" w:rsidRPr="00000000">
              <w:rPr>
                <w:rtl w:val="0"/>
              </w:rPr>
              <w:t xml:space="preserve">0.2811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keepLines w:val="1"/>
              <w:widowControl w:val="0"/>
              <w:spacing w:line="240" w:lineRule="auto"/>
              <w:rPr/>
            </w:pPr>
            <w:r w:rsidDel="00000000" w:rsidR="00000000" w:rsidRPr="00000000">
              <w:rPr>
                <w:rtl w:val="0"/>
              </w:rPr>
              <w:t xml:space="preserve">0.2042</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keepLines w:val="1"/>
              <w:widowControl w:val="0"/>
              <w:spacing w:line="240" w:lineRule="auto"/>
              <w:rPr/>
            </w:pPr>
            <w:r w:rsidDel="00000000" w:rsidR="00000000" w:rsidRPr="00000000">
              <w:rPr>
                <w:rtl w:val="0"/>
              </w:rPr>
              <w:t xml:space="preserve">&gt;4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keepLines w:val="1"/>
              <w:widowControl w:val="0"/>
              <w:spacing w:line="240" w:lineRule="auto"/>
              <w:rPr/>
            </w:pPr>
            <w:r w:rsidDel="00000000" w:rsidR="00000000" w:rsidRPr="00000000">
              <w:rPr>
                <w:rtl w:val="0"/>
              </w:rPr>
              <w:t xml:space="preserve">0.1096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keepLines w:val="1"/>
              <w:widowControl w:val="0"/>
              <w:spacing w:line="240" w:lineRule="auto"/>
              <w:rPr/>
            </w:pPr>
            <w:r w:rsidDel="00000000" w:rsidR="00000000" w:rsidRPr="00000000">
              <w:rPr>
                <w:rtl w:val="0"/>
              </w:rPr>
              <w:t xml:space="preserve">0.6154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keepLines w:val="1"/>
              <w:widowControl w:val="0"/>
              <w:spacing w:line="240" w:lineRule="auto"/>
              <w:rPr/>
            </w:pPr>
            <w:r w:rsidDel="00000000" w:rsidR="00000000" w:rsidRPr="00000000">
              <w:rPr>
                <w:rtl w:val="0"/>
              </w:rPr>
              <w:t xml:space="preserve">0.4240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keepLines w:val="1"/>
              <w:widowControl w:val="0"/>
              <w:spacing w:line="240" w:lineRule="auto"/>
              <w:rPr/>
            </w:pPr>
            <w:r w:rsidDel="00000000" w:rsidR="00000000" w:rsidRPr="00000000">
              <w:rPr>
                <w:rtl w:val="0"/>
              </w:rPr>
              <w:t xml:space="preserve">0.0394</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keepLines w:val="1"/>
              <w:widowControl w:val="0"/>
              <w:spacing w:line="240" w:lineRule="auto"/>
              <w:rPr/>
            </w:pPr>
            <w:r w:rsidDel="00000000" w:rsidR="00000000" w:rsidRPr="00000000">
              <w:rPr>
                <w:rtl w:val="0"/>
              </w:rPr>
              <w:t xml:space="preserve">&gt;5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keepLines w:val="1"/>
              <w:widowControl w:val="0"/>
              <w:spacing w:line="240" w:lineRule="auto"/>
              <w:rPr/>
            </w:pPr>
            <w:r w:rsidDel="00000000" w:rsidR="00000000" w:rsidRPr="00000000">
              <w:rPr>
                <w:rtl w:val="0"/>
              </w:rPr>
              <w:t xml:space="preserve">0.1143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keepLines w:val="1"/>
              <w:widowControl w:val="0"/>
              <w:spacing w:line="240" w:lineRule="auto"/>
              <w:rPr/>
            </w:pPr>
            <w:r w:rsidDel="00000000" w:rsidR="00000000" w:rsidRPr="00000000">
              <w:rPr>
                <w:rtl w:val="0"/>
              </w:rPr>
              <w:t xml:space="preserve">0.6154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7">
            <w:pPr>
              <w:keepLines w:val="1"/>
              <w:widowControl w:val="0"/>
              <w:spacing w:line="240" w:lineRule="auto"/>
              <w:rPr/>
            </w:pPr>
            <w:r w:rsidDel="00000000" w:rsidR="00000000" w:rsidRPr="00000000">
              <w:rPr>
                <w:rtl w:val="0"/>
              </w:rPr>
              <w:t xml:space="preserve">0.4516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keepLines w:val="1"/>
              <w:widowControl w:val="0"/>
              <w:spacing w:line="240" w:lineRule="auto"/>
              <w:rPr/>
            </w:pPr>
            <w:r w:rsidDel="00000000" w:rsidR="00000000" w:rsidRPr="00000000">
              <w:rPr>
                <w:rtl w:val="0"/>
              </w:rPr>
              <w:t xml:space="preserve">0.0670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keepLines w:val="1"/>
              <w:widowControl w:val="0"/>
              <w:spacing w:line="240" w:lineRule="auto"/>
              <w:rPr/>
            </w:pPr>
            <w:r w:rsidDel="00000000" w:rsidR="00000000" w:rsidRPr="00000000">
              <w:rPr>
                <w:rtl w:val="0"/>
              </w:rPr>
              <w:t xml:space="preserve">&gt;6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keepLines w:val="1"/>
              <w:widowControl w:val="0"/>
              <w:spacing w:line="240" w:lineRule="auto"/>
              <w:rPr/>
            </w:pPr>
            <w:r w:rsidDel="00000000" w:rsidR="00000000" w:rsidRPr="00000000">
              <w:rPr>
                <w:rtl w:val="0"/>
              </w:rPr>
              <w:t xml:space="preserve">0.1553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keepLines w:val="1"/>
              <w:widowControl w:val="0"/>
              <w:spacing w:line="240" w:lineRule="auto"/>
              <w:rPr/>
            </w:pPr>
            <w:r w:rsidDel="00000000" w:rsidR="00000000" w:rsidRPr="00000000">
              <w:rPr>
                <w:rtl w:val="0"/>
              </w:rPr>
              <w:t xml:space="preserve">0.6154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keepLines w:val="1"/>
              <w:widowControl w:val="0"/>
              <w:spacing w:line="240" w:lineRule="auto"/>
              <w:rPr/>
            </w:pPr>
            <w:r w:rsidDel="00000000" w:rsidR="00000000" w:rsidRPr="00000000">
              <w:rPr>
                <w:rtl w:val="0"/>
              </w:rPr>
              <w:t xml:space="preserve">0.6221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Lines w:val="1"/>
              <w:widowControl w:val="0"/>
              <w:spacing w:line="240" w:lineRule="auto"/>
              <w:rPr/>
            </w:pPr>
            <w:r w:rsidDel="00000000" w:rsidR="00000000" w:rsidRPr="00000000">
              <w:rPr>
                <w:rtl w:val="0"/>
              </w:rPr>
              <w:t xml:space="preserve">0.2375</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Lines w:val="1"/>
              <w:widowControl w:val="0"/>
              <w:spacing w:line="240" w:lineRule="auto"/>
              <w:rPr>
                <w:b w:val="1"/>
              </w:rPr>
            </w:pPr>
            <w:r w:rsidDel="00000000" w:rsidR="00000000" w:rsidRPr="00000000">
              <w:rPr>
                <w:b w:val="1"/>
                <w:rtl w:val="0"/>
              </w:rPr>
              <w:t xml:space="preserve">&gt;7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Lines w:val="1"/>
              <w:widowControl w:val="0"/>
              <w:spacing w:line="240" w:lineRule="auto"/>
              <w:rPr>
                <w:b w:val="1"/>
              </w:rPr>
            </w:pPr>
            <w:r w:rsidDel="00000000" w:rsidR="00000000" w:rsidRPr="00000000">
              <w:rPr>
                <w:b w:val="1"/>
                <w:rtl w:val="0"/>
              </w:rPr>
              <w:t xml:space="preserve">0.1633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Lines w:val="1"/>
              <w:widowControl w:val="0"/>
              <w:spacing w:line="240" w:lineRule="auto"/>
              <w:rPr>
                <w:b w:val="1"/>
              </w:rPr>
            </w:pPr>
            <w:r w:rsidDel="00000000" w:rsidR="00000000" w:rsidRPr="00000000">
              <w:rPr>
                <w:b w:val="1"/>
                <w:rtl w:val="0"/>
              </w:rPr>
              <w:t xml:space="preserve">0.6154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Lines w:val="1"/>
              <w:widowControl w:val="0"/>
              <w:spacing w:line="240" w:lineRule="auto"/>
              <w:rPr>
                <w:b w:val="1"/>
              </w:rPr>
            </w:pPr>
            <w:r w:rsidDel="00000000" w:rsidR="00000000" w:rsidRPr="00000000">
              <w:rPr>
                <w:b w:val="1"/>
                <w:rtl w:val="0"/>
              </w:rPr>
              <w:t xml:space="preserve">0.6452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keepLines w:val="1"/>
              <w:widowControl w:val="0"/>
              <w:spacing w:line="240" w:lineRule="auto"/>
              <w:rPr>
                <w:b w:val="1"/>
              </w:rPr>
            </w:pPr>
            <w:r w:rsidDel="00000000" w:rsidR="00000000" w:rsidRPr="00000000">
              <w:rPr>
                <w:b w:val="1"/>
                <w:rtl w:val="0"/>
              </w:rPr>
              <w:t xml:space="preserve">0.2606</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3">
            <w:pPr>
              <w:keepLines w:val="1"/>
              <w:widowControl w:val="0"/>
              <w:spacing w:line="240" w:lineRule="auto"/>
              <w:rPr/>
            </w:pPr>
            <w:r w:rsidDel="00000000" w:rsidR="00000000" w:rsidRPr="00000000">
              <w:rPr>
                <w:rtl w:val="0"/>
              </w:rPr>
              <w:t xml:space="preserve">&gt;8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keepLines w:val="1"/>
              <w:widowControl w:val="0"/>
              <w:spacing w:line="240" w:lineRule="auto"/>
              <w:rPr/>
            </w:pPr>
            <w:r w:rsidDel="00000000" w:rsidR="00000000" w:rsidRPr="00000000">
              <w:rPr>
                <w:rtl w:val="0"/>
              </w:rPr>
              <w:t xml:space="preserve">0.1739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Lines w:val="1"/>
              <w:widowControl w:val="0"/>
              <w:spacing w:line="240" w:lineRule="auto"/>
              <w:rPr/>
            </w:pPr>
            <w:r w:rsidDel="00000000" w:rsidR="00000000" w:rsidRPr="00000000">
              <w:rPr>
                <w:rtl w:val="0"/>
              </w:rPr>
              <w:t xml:space="preserve">0.4615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Lines w:val="1"/>
              <w:widowControl w:val="0"/>
              <w:spacing w:line="240" w:lineRule="auto"/>
              <w:rPr/>
            </w:pPr>
            <w:r w:rsidDel="00000000" w:rsidR="00000000" w:rsidRPr="00000000">
              <w:rPr>
                <w:rtl w:val="0"/>
              </w:rPr>
              <w:t xml:space="preserve">0.7696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Lines w:val="1"/>
              <w:widowControl w:val="0"/>
              <w:spacing w:line="240" w:lineRule="auto"/>
              <w:rPr/>
            </w:pPr>
            <w:r w:rsidDel="00000000" w:rsidR="00000000" w:rsidRPr="00000000">
              <w:rPr>
                <w:rtl w:val="0"/>
              </w:rPr>
              <w:t xml:space="preserve">0.2311</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Lines w:val="1"/>
              <w:widowControl w:val="0"/>
              <w:spacing w:line="240" w:lineRule="auto"/>
              <w:rPr/>
            </w:pPr>
            <w:r w:rsidDel="00000000" w:rsidR="00000000" w:rsidRPr="00000000">
              <w:rPr>
                <w:rtl w:val="0"/>
              </w:rPr>
              <w:t xml:space="preserve">&gt;9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Lines w:val="1"/>
              <w:widowControl w:val="0"/>
              <w:spacing w:line="240" w:lineRule="auto"/>
              <w:rPr/>
            </w:pPr>
            <w:r w:rsidDel="00000000" w:rsidR="00000000" w:rsidRPr="00000000">
              <w:rPr>
                <w:rtl w:val="0"/>
              </w:rPr>
              <w:t xml:space="preserve">0.1724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Lines w:val="1"/>
              <w:widowControl w:val="0"/>
              <w:spacing w:line="240" w:lineRule="auto"/>
              <w:rPr/>
            </w:pPr>
            <w:r w:rsidDel="00000000" w:rsidR="00000000" w:rsidRPr="00000000">
              <w:rPr>
                <w:rtl w:val="0"/>
              </w:rPr>
              <w:t xml:space="preserve">0.3846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Lines w:val="1"/>
              <w:widowControl w:val="0"/>
              <w:spacing w:line="240" w:lineRule="auto"/>
              <w:rPr/>
            </w:pPr>
            <w:r w:rsidDel="00000000" w:rsidR="00000000" w:rsidRPr="00000000">
              <w:rPr>
                <w:rtl w:val="0"/>
              </w:rPr>
              <w:t xml:space="preserve">0.8157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Lines w:val="1"/>
              <w:widowControl w:val="0"/>
              <w:spacing w:line="240" w:lineRule="auto"/>
              <w:rPr/>
            </w:pPr>
            <w:r w:rsidDel="00000000" w:rsidR="00000000" w:rsidRPr="00000000">
              <w:rPr>
                <w:rtl w:val="0"/>
              </w:rPr>
              <w:t xml:space="preserve">0.2003</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Lines w:val="1"/>
              <w:widowControl w:val="0"/>
              <w:spacing w:line="240" w:lineRule="auto"/>
              <w:rPr/>
            </w:pPr>
            <w:r w:rsidDel="00000000" w:rsidR="00000000" w:rsidRPr="00000000">
              <w:rPr>
                <w:rtl w:val="0"/>
              </w:rPr>
              <w:t xml:space="preserve">&gt;10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Lines w:val="1"/>
              <w:widowControl w:val="0"/>
              <w:spacing w:line="240" w:lineRule="auto"/>
              <w:rPr/>
            </w:pPr>
            <w:r w:rsidDel="00000000" w:rsidR="00000000" w:rsidRPr="00000000">
              <w:rPr>
                <w:rtl w:val="0"/>
              </w:rPr>
              <w:t xml:space="preserve">0.1818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Lines w:val="1"/>
              <w:widowControl w:val="0"/>
              <w:spacing w:line="240" w:lineRule="auto"/>
              <w:rPr/>
            </w:pPr>
            <w:r w:rsidDel="00000000" w:rsidR="00000000" w:rsidRPr="00000000">
              <w:rPr>
                <w:rtl w:val="0"/>
              </w:rPr>
              <w:t xml:space="preserve">0.3077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Lines w:val="1"/>
              <w:widowControl w:val="0"/>
              <w:spacing w:line="240" w:lineRule="auto"/>
              <w:rPr/>
            </w:pPr>
            <w:r w:rsidDel="00000000" w:rsidR="00000000" w:rsidRPr="00000000">
              <w:rPr>
                <w:rtl w:val="0"/>
              </w:rPr>
              <w:t xml:space="preserve">0.8756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Lines w:val="1"/>
              <w:widowControl w:val="0"/>
              <w:spacing w:line="240" w:lineRule="auto"/>
              <w:rPr/>
            </w:pPr>
            <w:r w:rsidDel="00000000" w:rsidR="00000000" w:rsidRPr="00000000">
              <w:rPr>
                <w:rtl w:val="0"/>
              </w:rPr>
              <w:t xml:space="preserve">0.1833</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Lines w:val="1"/>
              <w:widowControl w:val="0"/>
              <w:spacing w:line="240" w:lineRule="auto"/>
              <w:rPr/>
            </w:pPr>
            <w:r w:rsidDel="00000000" w:rsidR="00000000" w:rsidRPr="00000000">
              <w:rPr>
                <w:rtl w:val="0"/>
              </w:rPr>
              <w:t xml:space="preserve">&gt;11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keepLines w:val="1"/>
              <w:widowControl w:val="0"/>
              <w:spacing w:line="240" w:lineRule="auto"/>
              <w:rPr/>
            </w:pPr>
            <w:r w:rsidDel="00000000" w:rsidR="00000000" w:rsidRPr="00000000">
              <w:rPr>
                <w:rtl w:val="0"/>
              </w:rPr>
              <w:t xml:space="preserve">0.2222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keepLines w:val="1"/>
              <w:widowControl w:val="0"/>
              <w:spacing w:line="240" w:lineRule="auto"/>
              <w:rPr/>
            </w:pPr>
            <w:r w:rsidDel="00000000" w:rsidR="00000000" w:rsidRPr="00000000">
              <w:rPr>
                <w:rtl w:val="0"/>
              </w:rPr>
              <w:t xml:space="preserve">0.3077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keepLines w:val="1"/>
              <w:widowControl w:val="0"/>
              <w:spacing w:line="240" w:lineRule="auto"/>
              <w:rPr/>
            </w:pPr>
            <w:r w:rsidDel="00000000" w:rsidR="00000000" w:rsidRPr="00000000">
              <w:rPr>
                <w:rtl w:val="0"/>
              </w:rPr>
              <w:t xml:space="preserve">0.9124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keepLines w:val="1"/>
              <w:widowControl w:val="0"/>
              <w:spacing w:line="240" w:lineRule="auto"/>
              <w:rPr/>
            </w:pPr>
            <w:r w:rsidDel="00000000" w:rsidR="00000000" w:rsidRPr="00000000">
              <w:rPr>
                <w:rtl w:val="0"/>
              </w:rPr>
              <w:t xml:space="preserve">0.2201</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Lines w:val="1"/>
              <w:widowControl w:val="0"/>
              <w:spacing w:line="240" w:lineRule="auto"/>
              <w:rPr/>
            </w:pPr>
            <w:r w:rsidDel="00000000" w:rsidR="00000000" w:rsidRPr="00000000">
              <w:rPr>
                <w:rtl w:val="0"/>
              </w:rPr>
              <w:t xml:space="preserve">&gt;12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keepLines w:val="1"/>
              <w:widowControl w:val="0"/>
              <w:spacing w:line="240" w:lineRule="auto"/>
              <w:rPr/>
            </w:pPr>
            <w:r w:rsidDel="00000000" w:rsidR="00000000" w:rsidRPr="00000000">
              <w:rPr>
                <w:rtl w:val="0"/>
              </w:rPr>
              <w:t xml:space="preserve">0.2759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keepLines w:val="1"/>
              <w:widowControl w:val="0"/>
              <w:spacing w:line="240" w:lineRule="auto"/>
              <w:rPr/>
            </w:pPr>
            <w:r w:rsidDel="00000000" w:rsidR="00000000" w:rsidRPr="00000000">
              <w:rPr>
                <w:rtl w:val="0"/>
              </w:rPr>
              <w:t xml:space="preserve">0.3077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keepLines w:val="1"/>
              <w:widowControl w:val="0"/>
              <w:spacing w:line="240" w:lineRule="auto"/>
              <w:rPr/>
            </w:pPr>
            <w:r w:rsidDel="00000000" w:rsidR="00000000" w:rsidRPr="00000000">
              <w:rPr>
                <w:rtl w:val="0"/>
              </w:rPr>
              <w:t xml:space="preserve">0.9447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keepLines w:val="1"/>
              <w:widowControl w:val="0"/>
              <w:spacing w:line="240" w:lineRule="auto"/>
              <w:rPr/>
            </w:pPr>
            <w:r w:rsidDel="00000000" w:rsidR="00000000" w:rsidRPr="00000000">
              <w:rPr>
                <w:rtl w:val="0"/>
              </w:rPr>
              <w:t xml:space="preserve">0.2524</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keepLines w:val="1"/>
              <w:widowControl w:val="0"/>
              <w:spacing w:line="240" w:lineRule="auto"/>
              <w:rPr/>
            </w:pPr>
            <w:r w:rsidDel="00000000" w:rsidR="00000000" w:rsidRPr="00000000">
              <w:rPr>
                <w:rtl w:val="0"/>
              </w:rPr>
              <w:t xml:space="preserve">&gt;13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keepLines w:val="1"/>
              <w:widowControl w:val="0"/>
              <w:spacing w:line="240" w:lineRule="auto"/>
              <w:rPr/>
            </w:pPr>
            <w:r w:rsidDel="00000000" w:rsidR="00000000" w:rsidRPr="00000000">
              <w:rPr>
                <w:rtl w:val="0"/>
              </w:rPr>
              <w:t xml:space="preserve">0.2308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Lines w:val="1"/>
              <w:widowControl w:val="0"/>
              <w:spacing w:line="240" w:lineRule="auto"/>
              <w:rPr/>
            </w:pPr>
            <w:r w:rsidDel="00000000" w:rsidR="00000000" w:rsidRPr="00000000">
              <w:rPr>
                <w:rtl w:val="0"/>
              </w:rPr>
              <w:t xml:space="preserve">0.2308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keepLines w:val="1"/>
              <w:widowControl w:val="0"/>
              <w:spacing w:line="240" w:lineRule="auto"/>
              <w:rPr/>
            </w:pPr>
            <w:r w:rsidDel="00000000" w:rsidR="00000000" w:rsidRPr="00000000">
              <w:rPr>
                <w:rtl w:val="0"/>
              </w:rPr>
              <w:t xml:space="preserve">0.9539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keepLines w:val="1"/>
              <w:widowControl w:val="0"/>
              <w:spacing w:line="240" w:lineRule="auto"/>
              <w:rPr/>
            </w:pPr>
            <w:r w:rsidDel="00000000" w:rsidR="00000000" w:rsidRPr="00000000">
              <w:rPr>
                <w:rtl w:val="0"/>
              </w:rPr>
              <w:t xml:space="preserve">0.1847</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keepLines w:val="1"/>
              <w:widowControl w:val="0"/>
              <w:spacing w:line="240" w:lineRule="auto"/>
              <w:rPr/>
            </w:pPr>
            <w:r w:rsidDel="00000000" w:rsidR="00000000" w:rsidRPr="00000000">
              <w:rPr>
                <w:rtl w:val="0"/>
              </w:rPr>
              <w:t xml:space="preserve">&gt;14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Lines w:val="1"/>
              <w:widowControl w:val="0"/>
              <w:spacing w:line="240" w:lineRule="auto"/>
              <w:rPr/>
            </w:pPr>
            <w:r w:rsidDel="00000000" w:rsidR="00000000" w:rsidRPr="00000000">
              <w:rPr>
                <w:rtl w:val="0"/>
              </w:rPr>
              <w:t xml:space="preserve">0.0870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Lines w:val="1"/>
              <w:widowControl w:val="0"/>
              <w:spacing w:line="240" w:lineRule="auto"/>
              <w:rPr/>
            </w:pPr>
            <w:r w:rsidDel="00000000" w:rsidR="00000000" w:rsidRPr="00000000">
              <w:rPr>
                <w:rtl w:val="0"/>
              </w:rPr>
              <w:t xml:space="preserve">0.0769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Lines w:val="1"/>
              <w:widowControl w:val="0"/>
              <w:spacing w:line="240" w:lineRule="auto"/>
              <w:rPr/>
            </w:pPr>
            <w:r w:rsidDel="00000000" w:rsidR="00000000" w:rsidRPr="00000000">
              <w:rPr>
                <w:rtl w:val="0"/>
              </w:rPr>
              <w:t xml:space="preserve">0.9585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Lines w:val="1"/>
              <w:widowControl w:val="0"/>
              <w:spacing w:line="240" w:lineRule="auto"/>
              <w:rPr/>
            </w:pPr>
            <w:r w:rsidDel="00000000" w:rsidR="00000000" w:rsidRPr="00000000">
              <w:rPr>
                <w:rtl w:val="0"/>
              </w:rPr>
              <w:t xml:space="preserve">0.0354</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Lines w:val="1"/>
              <w:widowControl w:val="0"/>
              <w:spacing w:line="240" w:lineRule="auto"/>
              <w:rPr/>
            </w:pPr>
            <w:r w:rsidDel="00000000" w:rsidR="00000000" w:rsidRPr="00000000">
              <w:rPr>
                <w:rtl w:val="0"/>
              </w:rPr>
              <w:t xml:space="preserve">&gt;15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Lines w:val="1"/>
              <w:widowControl w:val="0"/>
              <w:spacing w:line="240" w:lineRule="auto"/>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Lines w:val="1"/>
              <w:widowControl w:val="0"/>
              <w:spacing w:line="240" w:lineRule="auto"/>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Lines w:val="1"/>
              <w:widowControl w:val="0"/>
              <w:spacing w:line="240" w:lineRule="auto"/>
              <w:rPr/>
            </w:pPr>
            <w:r w:rsidDel="00000000" w:rsidR="00000000" w:rsidRPr="00000000">
              <w:rPr>
                <w:rtl w:val="0"/>
              </w:rPr>
              <w:t xml:space="preserve">0.9908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Lines w:val="1"/>
              <w:widowControl w:val="0"/>
              <w:spacing w:line="240" w:lineRule="auto"/>
              <w:rPr/>
            </w:pPr>
            <w:r w:rsidDel="00000000" w:rsidR="00000000" w:rsidRPr="00000000">
              <w:rPr>
                <w:rtl w:val="0"/>
              </w:rPr>
              <w:t xml:space="preserve">-0.0092</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Lines w:val="1"/>
              <w:widowControl w:val="0"/>
              <w:spacing w:line="240" w:lineRule="auto"/>
              <w:rPr/>
            </w:pPr>
            <w:r w:rsidDel="00000000" w:rsidR="00000000" w:rsidRPr="00000000">
              <w:rPr>
                <w:rtl w:val="0"/>
              </w:rPr>
              <w:t xml:space="preserve">&gt;16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Lines w:val="1"/>
              <w:widowControl w:val="0"/>
              <w:spacing w:line="240" w:lineRule="auto"/>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Lines w:val="1"/>
              <w:widowControl w:val="0"/>
              <w:spacing w:line="240" w:lineRule="auto"/>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Lines w:val="1"/>
              <w:widowControl w:val="0"/>
              <w:spacing w:line="240" w:lineRule="auto"/>
              <w:rPr/>
            </w:pPr>
            <w:r w:rsidDel="00000000" w:rsidR="00000000" w:rsidRPr="00000000">
              <w:rPr>
                <w:rtl w:val="0"/>
              </w:rPr>
              <w:t xml:space="preserve">0.9908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keepLines w:val="1"/>
              <w:widowControl w:val="0"/>
              <w:spacing w:line="240" w:lineRule="auto"/>
              <w:rPr/>
            </w:pPr>
            <w:r w:rsidDel="00000000" w:rsidR="00000000" w:rsidRPr="00000000">
              <w:rPr>
                <w:rtl w:val="0"/>
              </w:rPr>
              <w:t xml:space="preserve">-0.0092</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Lines w:val="1"/>
              <w:widowControl w:val="0"/>
              <w:spacing w:line="240" w:lineRule="auto"/>
              <w:rPr/>
            </w:pPr>
            <w:r w:rsidDel="00000000" w:rsidR="00000000" w:rsidRPr="00000000">
              <w:rPr>
                <w:rtl w:val="0"/>
              </w:rPr>
              <w:t xml:space="preserve">&gt;17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keepLines w:val="1"/>
              <w:widowControl w:val="0"/>
              <w:spacing w:line="240" w:lineRule="auto"/>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keepLines w:val="1"/>
              <w:widowControl w:val="0"/>
              <w:spacing w:line="240" w:lineRule="auto"/>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keepLines w:val="1"/>
              <w:widowControl w:val="0"/>
              <w:spacing w:line="240" w:lineRule="auto"/>
              <w:rPr/>
            </w:pPr>
            <w:r w:rsidDel="00000000" w:rsidR="00000000" w:rsidRPr="00000000">
              <w:rPr>
                <w:rtl w:val="0"/>
              </w:rPr>
              <w:t xml:space="preserve">0.9954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keepLines w:val="1"/>
              <w:widowControl w:val="0"/>
              <w:spacing w:line="240" w:lineRule="auto"/>
              <w:rPr/>
            </w:pPr>
            <w:r w:rsidDel="00000000" w:rsidR="00000000" w:rsidRPr="00000000">
              <w:rPr>
                <w:rtl w:val="0"/>
              </w:rPr>
              <w:t xml:space="preserve">-0.0046</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keepLines w:val="1"/>
              <w:widowControl w:val="0"/>
              <w:spacing w:line="240" w:lineRule="auto"/>
              <w:rPr/>
            </w:pPr>
            <w:r w:rsidDel="00000000" w:rsidR="00000000" w:rsidRPr="00000000">
              <w:rPr>
                <w:rtl w:val="0"/>
              </w:rPr>
              <w:t xml:space="preserve">&gt;18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keepLines w:val="1"/>
              <w:widowControl w:val="0"/>
              <w:spacing w:line="240" w:lineRule="auto"/>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keepLines w:val="1"/>
              <w:widowControl w:val="0"/>
              <w:spacing w:line="240" w:lineRule="auto"/>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keepLines w:val="1"/>
              <w:widowControl w:val="0"/>
              <w:spacing w:line="240" w:lineRule="auto"/>
              <w:rPr/>
            </w:pPr>
            <w:r w:rsidDel="00000000" w:rsidR="00000000" w:rsidRPr="00000000">
              <w:rPr>
                <w:rtl w:val="0"/>
              </w:rPr>
              <w:t xml:space="preserve">0.9954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keepLines w:val="1"/>
              <w:widowControl w:val="0"/>
              <w:spacing w:line="240" w:lineRule="auto"/>
              <w:rPr/>
            </w:pPr>
            <w:r w:rsidDel="00000000" w:rsidR="00000000" w:rsidRPr="00000000">
              <w:rPr>
                <w:rtl w:val="0"/>
              </w:rPr>
              <w:t xml:space="preserve">-0.0046</w:t>
            </w:r>
          </w:p>
        </w:tc>
      </w:tr>
    </w:tbl>
    <w:p w:rsidR="00000000" w:rsidDel="00000000" w:rsidP="00000000" w:rsidRDefault="00000000" w:rsidRPr="00000000" w14:paraId="000000FA">
      <w:pPr>
        <w:numPr>
          <w:ilvl w:val="0"/>
          <w:numId w:val="1"/>
        </w:numPr>
        <w:spacing w:line="276" w:lineRule="auto"/>
        <w:ind w:left="360"/>
        <w:rPr>
          <w:rFonts w:ascii="Times New Roman" w:cs="Times New Roman" w:eastAsia="Times New Roman" w:hAnsi="Times New Roman"/>
        </w:rPr>
      </w:pPr>
      <w:bookmarkStart w:colFirst="0" w:colLast="0" w:name="_1y810tw" w:id="13"/>
      <w:bookmarkEnd w:id="13"/>
      <w:r w:rsidDel="00000000" w:rsidR="00000000" w:rsidRPr="00000000">
        <w:rPr>
          <w:rFonts w:ascii="Times New Roman" w:cs="Times New Roman" w:eastAsia="Times New Roman" w:hAnsi="Times New Roman"/>
          <w:sz w:val="24"/>
          <w:szCs w:val="24"/>
          <w:rtl w:val="0"/>
        </w:rPr>
        <w:t xml:space="preserve">Appendix Table 2. The performance of </w:t>
      </w:r>
      <w:r w:rsidDel="00000000" w:rsidR="00000000" w:rsidRPr="00000000">
        <w:rPr>
          <w:rtl w:val="0"/>
        </w:rPr>
        <w:t xml:space="preserve">MuLBSTA scores with different cutoffs on our patients.</w:t>
      </w:r>
      <w:r w:rsidDel="00000000" w:rsidR="00000000" w:rsidRPr="00000000">
        <w:rPr>
          <w:rtl w:val="0"/>
        </w:rPr>
      </w:r>
    </w:p>
    <w:p w:rsidR="00000000" w:rsidDel="00000000" w:rsidP="00000000" w:rsidRDefault="00000000" w:rsidRPr="00000000" w14:paraId="000000FB">
      <w:pPr>
        <w:spacing w:line="276" w:lineRule="auto"/>
        <w:rPr>
          <w:rFonts w:ascii="Times New Roman" w:cs="Times New Roman" w:eastAsia="Times New Roman" w:hAnsi="Times New Roman"/>
          <w:sz w:val="24"/>
          <w:szCs w:val="24"/>
        </w:rPr>
      </w:pPr>
      <w:bookmarkStart w:colFirst="0" w:colLast="0" w:name="_r93hhjax7b9s" w:id="23"/>
      <w:bookmarkEnd w:id="23"/>
      <w:r w:rsidDel="00000000" w:rsidR="00000000" w:rsidRPr="00000000">
        <w:rPr>
          <w:rtl w:val="0"/>
        </w:rPr>
      </w:r>
    </w:p>
    <w:tbl>
      <w:tblPr>
        <w:tblStyle w:val="Table3"/>
        <w:tblW w:w="70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1275"/>
        <w:gridCol w:w="1365"/>
        <w:gridCol w:w="1290"/>
        <w:gridCol w:w="1845"/>
        <w:tblGridChange w:id="0">
          <w:tblGrid>
            <w:gridCol w:w="1275"/>
            <w:gridCol w:w="1275"/>
            <w:gridCol w:w="1365"/>
            <w:gridCol w:w="1290"/>
            <w:gridCol w:w="1845"/>
          </w:tblGrid>
        </w:tblGridChange>
      </w:tblGrid>
      <w:tr>
        <w:trPr>
          <w:cantSplit w:val="0"/>
          <w:trHeight w:val="475.95703125" w:hRule="atLeast"/>
          <w:tblHeader w:val="0"/>
        </w:trPr>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line="240" w:lineRule="auto"/>
              <w:rPr/>
            </w:pPr>
            <w:r w:rsidDel="00000000" w:rsidR="00000000" w:rsidRPr="00000000">
              <w:rPr>
                <w:rtl w:val="0"/>
              </w:rPr>
              <w:t xml:space="preserve">4C mortality score</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rPr/>
            </w:pPr>
            <w:r w:rsidDel="00000000" w:rsidR="00000000" w:rsidRPr="00000000">
              <w:rPr>
                <w:rtl w:val="0"/>
              </w:rPr>
              <w:t xml:space="preserve">cutoff</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rPr/>
            </w:pPr>
            <w:r w:rsidDel="00000000" w:rsidR="00000000" w:rsidRPr="00000000">
              <w:rPr>
                <w:rtl w:val="0"/>
              </w:rPr>
              <w:t xml:space="preserve">F1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rPr/>
            </w:pPr>
            <w:r w:rsidDel="00000000" w:rsidR="00000000" w:rsidRPr="00000000">
              <w:rPr>
                <w:rtl w:val="0"/>
              </w:rPr>
              <w:t xml:space="preserve">sensitivity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pPr>
            <w:r w:rsidDel="00000000" w:rsidR="00000000" w:rsidRPr="00000000">
              <w:rPr>
                <w:rtl w:val="0"/>
              </w:rPr>
              <w:t xml:space="preserve">specificity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rPr/>
            </w:pPr>
            <w:r w:rsidDel="00000000" w:rsidR="00000000" w:rsidRPr="00000000">
              <w:rPr>
                <w:rtl w:val="0"/>
              </w:rPr>
              <w:t xml:space="preserve">Youden index</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rPr/>
            </w:pPr>
            <w:r w:rsidDel="00000000" w:rsidR="00000000" w:rsidRPr="00000000">
              <w:rPr>
                <w:rtl w:val="0"/>
              </w:rPr>
              <w:t xml:space="preserve">&gt;0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rPr/>
            </w:pPr>
            <w:r w:rsidDel="00000000" w:rsidR="00000000" w:rsidRPr="00000000">
              <w:rPr>
                <w:rtl w:val="0"/>
              </w:rPr>
              <w:t xml:space="preserve">0.1070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rPr/>
            </w:pPr>
            <w:r w:rsidDel="00000000" w:rsidR="00000000" w:rsidRPr="00000000">
              <w:rPr>
                <w:rtl w:val="0"/>
              </w:rPr>
              <w:t xml:space="preserve">0.0000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pPr>
            <w:r w:rsidDel="00000000" w:rsidR="00000000" w:rsidRPr="00000000">
              <w:rPr>
                <w:rtl w:val="0"/>
              </w:rPr>
              <w:t xml:space="preserve">&gt;1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rPr/>
            </w:pPr>
            <w:r w:rsidDel="00000000" w:rsidR="00000000" w:rsidRPr="00000000">
              <w:rPr>
                <w:rtl w:val="0"/>
              </w:rPr>
              <w:t xml:space="preserve">0.1070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rPr/>
            </w:pPr>
            <w:r w:rsidDel="00000000" w:rsidR="00000000" w:rsidRPr="00000000">
              <w:rPr>
                <w:rtl w:val="0"/>
              </w:rPr>
              <w:t xml:space="preserve">0.0000</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rPr/>
            </w:pPr>
            <w:r w:rsidDel="00000000" w:rsidR="00000000" w:rsidRPr="00000000">
              <w:rPr>
                <w:rtl w:val="0"/>
              </w:rPr>
              <w:t xml:space="preserve">&gt;2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rPr/>
            </w:pPr>
            <w:r w:rsidDel="00000000" w:rsidR="00000000" w:rsidRPr="00000000">
              <w:rPr>
                <w:rtl w:val="0"/>
              </w:rPr>
              <w:t xml:space="preserve">0.1074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rPr/>
            </w:pPr>
            <w:r w:rsidDel="00000000" w:rsidR="00000000" w:rsidRPr="00000000">
              <w:rPr>
                <w:rtl w:val="0"/>
              </w:rPr>
              <w:t xml:space="preserve">0.0046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rPr/>
            </w:pPr>
            <w:r w:rsidDel="00000000" w:rsidR="00000000" w:rsidRPr="00000000">
              <w:rPr>
                <w:rtl w:val="0"/>
              </w:rPr>
              <w:t xml:space="preserve">0.0046</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rPr/>
            </w:pPr>
            <w:r w:rsidDel="00000000" w:rsidR="00000000" w:rsidRPr="00000000">
              <w:rPr>
                <w:rtl w:val="0"/>
              </w:rPr>
              <w:t xml:space="preserve">&gt;3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rPr/>
            </w:pPr>
            <w:r w:rsidDel="00000000" w:rsidR="00000000" w:rsidRPr="00000000">
              <w:rPr>
                <w:rtl w:val="0"/>
              </w:rPr>
              <w:t xml:space="preserve">0.1083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rPr/>
            </w:pPr>
            <w:r w:rsidDel="00000000" w:rsidR="00000000" w:rsidRPr="00000000">
              <w:rPr>
                <w:rtl w:val="0"/>
              </w:rPr>
              <w:t xml:space="preserve">0.0138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rPr/>
            </w:pPr>
            <w:r w:rsidDel="00000000" w:rsidR="00000000" w:rsidRPr="00000000">
              <w:rPr>
                <w:rtl w:val="0"/>
              </w:rPr>
              <w:t xml:space="preserve">0.0138</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pPr>
            <w:r w:rsidDel="00000000" w:rsidR="00000000" w:rsidRPr="00000000">
              <w:rPr>
                <w:rtl w:val="0"/>
              </w:rPr>
              <w:t xml:space="preserve">&gt;4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rPr/>
            </w:pPr>
            <w:r w:rsidDel="00000000" w:rsidR="00000000" w:rsidRPr="00000000">
              <w:rPr>
                <w:rtl w:val="0"/>
              </w:rPr>
              <w:t xml:space="preserve">0.1106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rtl w:val="0"/>
              </w:rPr>
              <w:t xml:space="preserve">0.0369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rtl w:val="0"/>
              </w:rPr>
              <w:t xml:space="preserve">0.0369</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pPr>
            <w:r w:rsidDel="00000000" w:rsidR="00000000" w:rsidRPr="00000000">
              <w:rPr>
                <w:rtl w:val="0"/>
              </w:rPr>
              <w:t xml:space="preserve">&gt;5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rPr/>
            </w:pPr>
            <w:r w:rsidDel="00000000" w:rsidR="00000000" w:rsidRPr="00000000">
              <w:rPr>
                <w:rtl w:val="0"/>
              </w:rPr>
              <w:t xml:space="preserve">0.1166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rPr/>
            </w:pPr>
            <w:r w:rsidDel="00000000" w:rsidR="00000000" w:rsidRPr="00000000">
              <w:rPr>
                <w:rtl w:val="0"/>
              </w:rPr>
              <w:t xml:space="preserve">0.0922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rPr/>
            </w:pPr>
            <w:r w:rsidDel="00000000" w:rsidR="00000000" w:rsidRPr="00000000">
              <w:rPr>
                <w:rtl w:val="0"/>
              </w:rPr>
              <w:t xml:space="preserve">0.0922</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pPr>
            <w:r w:rsidDel="00000000" w:rsidR="00000000" w:rsidRPr="00000000">
              <w:rPr>
                <w:rtl w:val="0"/>
              </w:rPr>
              <w:t xml:space="preserve">&gt;6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rPr/>
            </w:pPr>
            <w:r w:rsidDel="00000000" w:rsidR="00000000" w:rsidRPr="00000000">
              <w:rPr>
                <w:rtl w:val="0"/>
              </w:rPr>
              <w:t xml:space="preserve">0.1106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rPr/>
            </w:pPr>
            <w:r w:rsidDel="00000000" w:rsidR="00000000" w:rsidRPr="00000000">
              <w:rPr>
                <w:rtl w:val="0"/>
              </w:rPr>
              <w:t xml:space="preserve">0.9231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pPr>
            <w:r w:rsidDel="00000000" w:rsidR="00000000" w:rsidRPr="00000000">
              <w:rPr>
                <w:rtl w:val="0"/>
              </w:rPr>
              <w:t xml:space="preserve">0.1152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rPr/>
            </w:pPr>
            <w:r w:rsidDel="00000000" w:rsidR="00000000" w:rsidRPr="00000000">
              <w:rPr>
                <w:rtl w:val="0"/>
              </w:rPr>
              <w:t xml:space="preserve">0.0383</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rPr/>
            </w:pPr>
            <w:r w:rsidDel="00000000" w:rsidR="00000000" w:rsidRPr="00000000">
              <w:rPr>
                <w:rtl w:val="0"/>
              </w:rPr>
              <w:t xml:space="preserve">&gt;7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rPr/>
            </w:pPr>
            <w:r w:rsidDel="00000000" w:rsidR="00000000" w:rsidRPr="00000000">
              <w:rPr>
                <w:rtl w:val="0"/>
              </w:rPr>
              <w:t xml:space="preserve">0.1188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rPr/>
            </w:pPr>
            <w:r w:rsidDel="00000000" w:rsidR="00000000" w:rsidRPr="00000000">
              <w:rPr>
                <w:rtl w:val="0"/>
              </w:rPr>
              <w:t xml:space="preserve">0.9231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rPr/>
            </w:pPr>
            <w:r w:rsidDel="00000000" w:rsidR="00000000" w:rsidRPr="00000000">
              <w:rPr>
                <w:rtl w:val="0"/>
              </w:rPr>
              <w:t xml:space="preserve">0.1843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rPr/>
            </w:pPr>
            <w:r w:rsidDel="00000000" w:rsidR="00000000" w:rsidRPr="00000000">
              <w:rPr>
                <w:rtl w:val="0"/>
              </w:rPr>
              <w:t xml:space="preserve">0.1074</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rPr/>
            </w:pPr>
            <w:r w:rsidDel="00000000" w:rsidR="00000000" w:rsidRPr="00000000">
              <w:rPr>
                <w:rtl w:val="0"/>
              </w:rPr>
              <w:t xml:space="preserve">&gt;8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pPr>
            <w:r w:rsidDel="00000000" w:rsidR="00000000" w:rsidRPr="00000000">
              <w:rPr>
                <w:rtl w:val="0"/>
              </w:rPr>
              <w:t xml:space="preserve">0.1290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pPr>
            <w:r w:rsidDel="00000000" w:rsidR="00000000" w:rsidRPr="00000000">
              <w:rPr>
                <w:rtl w:val="0"/>
              </w:rPr>
              <w:t xml:space="preserve">0.9231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pPr>
            <w:r w:rsidDel="00000000" w:rsidR="00000000" w:rsidRPr="00000000">
              <w:rPr>
                <w:rtl w:val="0"/>
              </w:rPr>
              <w:t xml:space="preserve">0.2581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rPr/>
            </w:pPr>
            <w:r w:rsidDel="00000000" w:rsidR="00000000" w:rsidRPr="00000000">
              <w:rPr>
                <w:rtl w:val="0"/>
              </w:rPr>
              <w:t xml:space="preserve">0.1812</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pPr>
            <w:r w:rsidDel="00000000" w:rsidR="00000000" w:rsidRPr="00000000">
              <w:rPr>
                <w:rtl w:val="0"/>
              </w:rPr>
              <w:t xml:space="preserve">&gt;9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pPr>
            <w:r w:rsidDel="00000000" w:rsidR="00000000" w:rsidRPr="00000000">
              <w:rPr>
                <w:rtl w:val="0"/>
              </w:rPr>
              <w:t xml:space="preserve">0.1395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rPr/>
            </w:pPr>
            <w:r w:rsidDel="00000000" w:rsidR="00000000" w:rsidRPr="00000000">
              <w:rPr>
                <w:rtl w:val="0"/>
              </w:rPr>
              <w:t xml:space="preserve">0.9231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0.3226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pPr>
            <w:r w:rsidDel="00000000" w:rsidR="00000000" w:rsidRPr="00000000">
              <w:rPr>
                <w:rtl w:val="0"/>
              </w:rPr>
              <w:t xml:space="preserve">0.2457</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rPr/>
            </w:pPr>
            <w:r w:rsidDel="00000000" w:rsidR="00000000" w:rsidRPr="00000000">
              <w:rPr>
                <w:rtl w:val="0"/>
              </w:rPr>
              <w:t xml:space="preserve">&gt;10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pPr>
            <w:r w:rsidDel="00000000" w:rsidR="00000000" w:rsidRPr="00000000">
              <w:rPr>
                <w:rtl w:val="0"/>
              </w:rPr>
              <w:t xml:space="preserve">0.1509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pPr>
            <w:r w:rsidDel="00000000" w:rsidR="00000000" w:rsidRPr="00000000">
              <w:rPr>
                <w:rtl w:val="0"/>
              </w:rPr>
              <w:t xml:space="preserve">0.9231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rPr/>
            </w:pPr>
            <w:r w:rsidDel="00000000" w:rsidR="00000000" w:rsidRPr="00000000">
              <w:rPr>
                <w:rtl w:val="0"/>
              </w:rPr>
              <w:t xml:space="preserve">0.3825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t xml:space="preserve">0.3056</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pPr>
            <w:r w:rsidDel="00000000" w:rsidR="00000000" w:rsidRPr="00000000">
              <w:rPr>
                <w:rtl w:val="0"/>
              </w:rPr>
              <w:t xml:space="preserve">&gt;11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rPr/>
            </w:pPr>
            <w:r w:rsidDel="00000000" w:rsidR="00000000" w:rsidRPr="00000000">
              <w:rPr>
                <w:rtl w:val="0"/>
              </w:rPr>
              <w:t xml:space="preserve">0.1583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0.8462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pPr>
            <w:r w:rsidDel="00000000" w:rsidR="00000000" w:rsidRPr="00000000">
              <w:rPr>
                <w:rtl w:val="0"/>
              </w:rPr>
              <w:t xml:space="preserve">0.4700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rPr/>
            </w:pPr>
            <w:r w:rsidDel="00000000" w:rsidR="00000000" w:rsidRPr="00000000">
              <w:rPr>
                <w:rtl w:val="0"/>
              </w:rPr>
              <w:t xml:space="preserve">0.3162</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&gt;12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pPr>
            <w:r w:rsidDel="00000000" w:rsidR="00000000" w:rsidRPr="00000000">
              <w:rPr>
                <w:rtl w:val="0"/>
              </w:rPr>
              <w:t xml:space="preserve">0.1930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rPr/>
            </w:pPr>
            <w:r w:rsidDel="00000000" w:rsidR="00000000" w:rsidRPr="00000000">
              <w:rPr>
                <w:rtl w:val="0"/>
              </w:rPr>
              <w:t xml:space="preserve">0.8462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0.5853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pPr>
            <w:r w:rsidDel="00000000" w:rsidR="00000000" w:rsidRPr="00000000">
              <w:rPr>
                <w:rtl w:val="0"/>
              </w:rPr>
              <w:t xml:space="preserve">0.4315</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rPr>
                <w:b w:val="1"/>
              </w:rPr>
            </w:pPr>
            <w:r w:rsidDel="00000000" w:rsidR="00000000" w:rsidRPr="00000000">
              <w:rPr>
                <w:b w:val="1"/>
                <w:rtl w:val="0"/>
              </w:rPr>
              <w:t xml:space="preserve">&gt;13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b w:val="1"/>
              </w:rPr>
            </w:pPr>
            <w:r w:rsidDel="00000000" w:rsidR="00000000" w:rsidRPr="00000000">
              <w:rPr>
                <w:b w:val="1"/>
                <w:rtl w:val="0"/>
              </w:rPr>
              <w:t xml:space="preserve">0.2558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b w:val="1"/>
              </w:rPr>
            </w:pPr>
            <w:r w:rsidDel="00000000" w:rsidR="00000000" w:rsidRPr="00000000">
              <w:rPr>
                <w:b w:val="1"/>
                <w:rtl w:val="0"/>
              </w:rPr>
              <w:t xml:space="preserve">0.8462</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b w:val="1"/>
              </w:rPr>
            </w:pPr>
            <w:r w:rsidDel="00000000" w:rsidR="00000000" w:rsidRPr="00000000">
              <w:rPr>
                <w:b w:val="1"/>
                <w:rtl w:val="0"/>
              </w:rPr>
              <w:t xml:space="preserve">0.7143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b w:val="1"/>
              </w:rPr>
            </w:pPr>
            <w:r w:rsidDel="00000000" w:rsidR="00000000" w:rsidRPr="00000000">
              <w:rPr>
                <w:b w:val="1"/>
                <w:rtl w:val="0"/>
              </w:rPr>
              <w:t xml:space="preserve">0.5605</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pPr>
            <w:r w:rsidDel="00000000" w:rsidR="00000000" w:rsidRPr="00000000">
              <w:rPr>
                <w:rtl w:val="0"/>
              </w:rPr>
              <w:t xml:space="preserve">&gt;14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rPr/>
            </w:pPr>
            <w:r w:rsidDel="00000000" w:rsidR="00000000" w:rsidRPr="00000000">
              <w:rPr>
                <w:rtl w:val="0"/>
              </w:rPr>
              <w:t xml:space="preserve">0.2373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rPr/>
            </w:pPr>
            <w:r w:rsidDel="00000000" w:rsidR="00000000" w:rsidRPr="00000000">
              <w:rPr>
                <w:rtl w:val="0"/>
              </w:rPr>
              <w:t xml:space="preserve">0.5385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rPr/>
            </w:pPr>
            <w:r w:rsidDel="00000000" w:rsidR="00000000" w:rsidRPr="00000000">
              <w:rPr>
                <w:rtl w:val="0"/>
              </w:rPr>
              <w:t xml:space="preserve">0.8203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rPr/>
            </w:pPr>
            <w:r w:rsidDel="00000000" w:rsidR="00000000" w:rsidRPr="00000000">
              <w:rPr>
                <w:rtl w:val="0"/>
              </w:rPr>
              <w:t xml:space="preserve">0.3588</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rPr/>
            </w:pPr>
            <w:r w:rsidDel="00000000" w:rsidR="00000000" w:rsidRPr="00000000">
              <w:rPr>
                <w:rtl w:val="0"/>
              </w:rPr>
              <w:t xml:space="preserve">&gt;15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pPr>
            <w:r w:rsidDel="00000000" w:rsidR="00000000" w:rsidRPr="00000000">
              <w:rPr>
                <w:rtl w:val="0"/>
              </w:rPr>
              <w:t xml:space="preserve">0.2381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rPr/>
            </w:pPr>
            <w:r w:rsidDel="00000000" w:rsidR="00000000" w:rsidRPr="00000000">
              <w:rPr>
                <w:rtl w:val="0"/>
              </w:rPr>
              <w:t xml:space="preserve">0.3846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0.8894</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pPr>
            <w:r w:rsidDel="00000000" w:rsidR="00000000" w:rsidRPr="00000000">
              <w:rPr>
                <w:rtl w:val="0"/>
              </w:rPr>
              <w:t xml:space="preserve">0.2740</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rPr/>
            </w:pPr>
            <w:r w:rsidDel="00000000" w:rsidR="00000000" w:rsidRPr="00000000">
              <w:rPr>
                <w:rtl w:val="0"/>
              </w:rPr>
              <w:t xml:space="preserve">&gt;16</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0.2667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pPr>
            <w:r w:rsidDel="00000000" w:rsidR="00000000" w:rsidRPr="00000000">
              <w:rPr>
                <w:rtl w:val="0"/>
              </w:rPr>
              <w:t xml:space="preserve">0.3077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rPr/>
            </w:pPr>
            <w:r w:rsidDel="00000000" w:rsidR="00000000" w:rsidRPr="00000000">
              <w:rPr>
                <w:rtl w:val="0"/>
              </w:rPr>
              <w:t xml:space="preserve">0.9401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0.2478</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pPr>
            <w:r w:rsidDel="00000000" w:rsidR="00000000" w:rsidRPr="00000000">
              <w:rPr>
                <w:rtl w:val="0"/>
              </w:rPr>
              <w:t xml:space="preserve">&gt;17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pPr>
            <w:r w:rsidDel="00000000" w:rsidR="00000000" w:rsidRPr="00000000">
              <w:rPr>
                <w:rtl w:val="0"/>
              </w:rPr>
              <w:t xml:space="preserve">0.3200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0.3077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pPr>
            <w:r w:rsidDel="00000000" w:rsidR="00000000" w:rsidRPr="00000000">
              <w:rPr>
                <w:rtl w:val="0"/>
              </w:rPr>
              <w:t xml:space="preserve">0.9631</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pPr>
            <w:r w:rsidDel="00000000" w:rsidR="00000000" w:rsidRPr="00000000">
              <w:rPr>
                <w:rtl w:val="0"/>
              </w:rPr>
              <w:t xml:space="preserve">0.2708</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&gt;18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t xml:space="preserve">0.2353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pPr>
            <w:r w:rsidDel="00000000" w:rsidR="00000000" w:rsidRPr="00000000">
              <w:rPr>
                <w:rtl w:val="0"/>
              </w:rPr>
              <w:t xml:space="preserve">0.1538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t xml:space="preserve">0.9908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0.1446</w:t>
            </w:r>
          </w:p>
        </w:tc>
      </w:tr>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pPr>
            <w:r w:rsidDel="00000000" w:rsidR="00000000" w:rsidRPr="00000000">
              <w:rPr>
                <w:rtl w:val="0"/>
              </w:rPr>
              <w:t xml:space="preserve">&gt;19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t xml:space="preserve">0.2667</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pPr>
            <w:r w:rsidDel="00000000" w:rsidR="00000000" w:rsidRPr="00000000">
              <w:rPr>
                <w:rtl w:val="0"/>
              </w:rPr>
              <w:t xml:space="preserve">0.1538</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0.1538</w:t>
            </w:r>
          </w:p>
        </w:tc>
      </w:tr>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&gt;20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pPr>
            <w:r w:rsidDel="00000000" w:rsidR="00000000" w:rsidRPr="00000000">
              <w:rPr>
                <w:rtl w:val="0"/>
              </w:rPr>
              <w:t xml:space="preserve">0.1429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pPr>
            <w:r w:rsidDel="00000000" w:rsidR="00000000" w:rsidRPr="00000000">
              <w:rPr>
                <w:rtl w:val="0"/>
              </w:rPr>
              <w:t xml:space="preserve">0.0769</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pPr>
            <w:r w:rsidDel="00000000" w:rsidR="00000000" w:rsidRPr="00000000">
              <w:rPr>
                <w:rtl w:val="0"/>
              </w:rPr>
              <w:t xml:space="preserve">1.0000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pPr>
            <w:r w:rsidDel="00000000" w:rsidR="00000000" w:rsidRPr="00000000">
              <w:rPr>
                <w:rtl w:val="0"/>
              </w:rPr>
              <w:t xml:space="preserve">0.0769</w:t>
            </w:r>
          </w:p>
        </w:tc>
      </w:tr>
    </w:tbl>
    <w:p w:rsidR="00000000" w:rsidDel="00000000" w:rsidP="00000000" w:rsidRDefault="00000000" w:rsidRPr="00000000" w14:paraId="0000016F">
      <w:pPr>
        <w:numPr>
          <w:ilvl w:val="0"/>
          <w:numId w:val="1"/>
        </w:numPr>
        <w:spacing w:line="276" w:lineRule="auto"/>
        <w:ind w:left="360"/>
        <w:rPr>
          <w:rFonts w:ascii="Times New Roman" w:cs="Times New Roman" w:eastAsia="Times New Roman" w:hAnsi="Times New Roman"/>
        </w:rPr>
      </w:pPr>
      <w:bookmarkStart w:colFirst="0" w:colLast="0" w:name="_1y810tw" w:id="13"/>
      <w:bookmarkEnd w:id="13"/>
      <w:r w:rsidDel="00000000" w:rsidR="00000000" w:rsidRPr="00000000">
        <w:rPr>
          <w:rFonts w:ascii="Times New Roman" w:cs="Times New Roman" w:eastAsia="Times New Roman" w:hAnsi="Times New Roman"/>
          <w:sz w:val="24"/>
          <w:szCs w:val="24"/>
          <w:rtl w:val="0"/>
        </w:rPr>
        <w:t xml:space="preserve">Appendix Table 3. The performance of  </w:t>
      </w:r>
      <w:r w:rsidDel="00000000" w:rsidR="00000000" w:rsidRPr="00000000">
        <w:rPr>
          <w:rtl w:val="0"/>
        </w:rPr>
        <w:t xml:space="preserve">4c-mortality scores with different cutoffs on our patients.</w:t>
      </w:r>
      <w:r w:rsidDel="00000000" w:rsidR="00000000" w:rsidRPr="00000000">
        <w:rPr>
          <w:rtl w:val="0"/>
        </w:rPr>
      </w:r>
    </w:p>
    <w:p w:rsidR="00000000" w:rsidDel="00000000" w:rsidP="00000000" w:rsidRDefault="00000000" w:rsidRPr="00000000" w14:paraId="00000170">
      <w:pPr>
        <w:widowControl w:val="0"/>
        <w:spacing w:before="120" w:line="360" w:lineRule="auto"/>
        <w:jc w:val="center"/>
        <w:rPr>
          <w:rFonts w:ascii="Times New Roman" w:cs="Times New Roman" w:eastAsia="Times New Roman" w:hAnsi="Times New Roman"/>
          <w:b w:val="1"/>
          <w:sz w:val="24"/>
          <w:szCs w:val="24"/>
        </w:rPr>
      </w:pPr>
      <w:bookmarkStart w:colFirst="0" w:colLast="0" w:name="_hedcmxgb5k7t" w:id="24"/>
      <w:bookmarkEnd w:id="24"/>
      <w:r w:rsidDel="00000000" w:rsidR="00000000" w:rsidRPr="00000000">
        <w:rPr>
          <w:rtl w:val="0"/>
        </w:rPr>
      </w:r>
    </w:p>
    <w:p w:rsidR="00000000" w:rsidDel="00000000" w:rsidP="00000000" w:rsidRDefault="00000000" w:rsidRPr="00000000" w14:paraId="00000171">
      <w:pPr>
        <w:widowControl w:val="0"/>
        <w:spacing w:before="120" w:line="360" w:lineRule="auto"/>
        <w:jc w:val="center"/>
        <w:rPr>
          <w:rFonts w:ascii="Times New Roman" w:cs="Times New Roman" w:eastAsia="Times New Roman" w:hAnsi="Times New Roman"/>
          <w:b w:val="1"/>
          <w:sz w:val="24"/>
          <w:szCs w:val="24"/>
        </w:rPr>
      </w:pPr>
      <w:bookmarkStart w:colFirst="0" w:colLast="0" w:name="_jgg207qn7wdp" w:id="25"/>
      <w:bookmarkEnd w:id="25"/>
      <w:r w:rsidDel="00000000" w:rsidR="00000000" w:rsidRPr="00000000">
        <w:rPr>
          <w:rtl w:val="0"/>
        </w:rPr>
      </w:r>
    </w:p>
    <w:p w:rsidR="00000000" w:rsidDel="00000000" w:rsidP="00000000" w:rsidRDefault="00000000" w:rsidRPr="00000000" w14:paraId="00000172">
      <w:pPr>
        <w:widowControl w:val="0"/>
        <w:spacing w:before="120" w:line="360" w:lineRule="auto"/>
        <w:jc w:val="center"/>
        <w:rPr>
          <w:rFonts w:ascii="Times New Roman" w:cs="Times New Roman" w:eastAsia="Times New Roman" w:hAnsi="Times New Roman"/>
          <w:b w:val="1"/>
          <w:sz w:val="24"/>
          <w:szCs w:val="24"/>
        </w:rPr>
      </w:pPr>
      <w:bookmarkStart w:colFirst="0" w:colLast="0" w:name="_fh9qr95eqxwq" w:id="26"/>
      <w:bookmarkEnd w:id="26"/>
      <w:r w:rsidDel="00000000" w:rsidR="00000000" w:rsidRPr="00000000">
        <w:rPr>
          <w:rFonts w:ascii="Times New Roman" w:cs="Times New Roman" w:eastAsia="Times New Roman" w:hAnsi="Times New Roman"/>
          <w:b w:val="1"/>
          <w:sz w:val="24"/>
          <w:szCs w:val="24"/>
          <w:rtl w:val="0"/>
        </w:rPr>
        <w:t xml:space="preserve">Acknowledgements</w:t>
      </w:r>
    </w:p>
    <w:p w:rsidR="00000000" w:rsidDel="00000000" w:rsidP="00000000" w:rsidRDefault="00000000" w:rsidRPr="00000000" w14:paraId="00000173">
      <w:pPr>
        <w:spacing w:line="360" w:lineRule="auto"/>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may </w:t>
      </w:r>
      <w:r w:rsidDel="00000000" w:rsidR="00000000" w:rsidRPr="00000000">
        <w:rPr>
          <w:rtl w:val="0"/>
        </w:rPr>
      </w:r>
    </w:p>
    <w:p w:rsidR="00000000" w:rsidDel="00000000" w:rsidP="00000000" w:rsidRDefault="00000000" w:rsidRPr="00000000" w14:paraId="00000174">
      <w:pPr>
        <w:widowControl w:val="0"/>
        <w:spacing w:before="120" w:line="360" w:lineRule="auto"/>
        <w:jc w:val="center"/>
        <w:rPr>
          <w:rFonts w:ascii="Times New Roman" w:cs="Times New Roman" w:eastAsia="Times New Roman" w:hAnsi="Times New Roman"/>
          <w:b w:val="1"/>
          <w:sz w:val="24"/>
          <w:szCs w:val="24"/>
        </w:rPr>
      </w:pPr>
      <w:bookmarkStart w:colFirst="0" w:colLast="0" w:name="_80afbitoxwaw" w:id="27"/>
      <w:bookmarkEnd w:id="27"/>
      <w:r w:rsidDel="00000000" w:rsidR="00000000" w:rsidRPr="00000000">
        <w:rPr>
          <w:rFonts w:ascii="Times New Roman" w:cs="Times New Roman" w:eastAsia="Times New Roman" w:hAnsi="Times New Roman"/>
          <w:b w:val="1"/>
          <w:sz w:val="24"/>
          <w:szCs w:val="24"/>
          <w:rtl w:val="0"/>
        </w:rPr>
        <w:t xml:space="preserve">Conflicts of Interest</w:t>
      </w:r>
    </w:p>
    <w:p w:rsidR="00000000" w:rsidDel="00000000" w:rsidP="00000000" w:rsidRDefault="00000000" w:rsidRPr="00000000" w14:paraId="0000017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None declared.</w:t>
      </w:r>
      <w:r w:rsidDel="00000000" w:rsidR="00000000" w:rsidRPr="00000000">
        <w:rPr>
          <w:rtl w:val="0"/>
        </w:rPr>
      </w:r>
    </w:p>
    <w:p w:rsidR="00000000" w:rsidDel="00000000" w:rsidP="00000000" w:rsidRDefault="00000000" w:rsidRPr="00000000" w14:paraId="00000176">
      <w:pPr>
        <w:widowControl w:val="0"/>
        <w:spacing w:before="120" w:line="360" w:lineRule="auto"/>
        <w:jc w:val="center"/>
        <w:rPr>
          <w:rFonts w:ascii="Times New Roman" w:cs="Times New Roman" w:eastAsia="Times New Roman" w:hAnsi="Times New Roman"/>
          <w:sz w:val="24"/>
          <w:szCs w:val="24"/>
        </w:rPr>
      </w:pPr>
      <w:bookmarkStart w:colFirst="0" w:colLast="0" w:name="_pz7ec4eqpjq0" w:id="28"/>
      <w:bookmarkEnd w:id="28"/>
      <w:r w:rsidDel="00000000" w:rsidR="00000000" w:rsidRPr="00000000">
        <w:rPr>
          <w:rFonts w:ascii="Times New Roman" w:cs="Times New Roman" w:eastAsia="Times New Roman" w:hAnsi="Times New Roman"/>
          <w:b w:val="1"/>
          <w:sz w:val="24"/>
          <w:szCs w:val="24"/>
          <w:rtl w:val="0"/>
        </w:rPr>
        <w:t xml:space="preserve">Abbreviations</w:t>
      </w: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artificial intelligence</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ARDS: acute respiratory distress syndrome</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AUROC: area under the receiver operator characteristics curve</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Fonts w:ascii="Times New Roman" w:cs="Times New Roman" w:eastAsia="Times New Roman" w:hAnsi="Times New Roman"/>
          <w:sz w:val="24"/>
          <w:szCs w:val="24"/>
          <w:rtl w:val="0"/>
        </w:rPr>
        <w:t xml:space="preserve">BMI: body mass index</w:t>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CDC: Centers for Disease Control and Infection</w:t>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convolutional neural network</w:t>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Fonts w:ascii="Times New Roman" w:cs="Times New Roman" w:eastAsia="Times New Roman" w:hAnsi="Times New Roman"/>
          <w:sz w:val="24"/>
          <w:szCs w:val="24"/>
          <w:rtl w:val="0"/>
        </w:rPr>
        <w:t xml:space="preserve">CRP: C-reactive protein</w:t>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bookmarkStart w:colFirst="0" w:colLast="0" w:name="_h6hixysf22mn" w:id="29"/>
      <w:bookmarkEnd w:id="29"/>
      <w:r w:rsidDel="00000000" w:rsidR="00000000" w:rsidRPr="00000000">
        <w:rPr>
          <w:rFonts w:ascii="Times New Roman" w:cs="Times New Roman" w:eastAsia="Times New Roman" w:hAnsi="Times New Roman"/>
          <w:sz w:val="24"/>
          <w:szCs w:val="24"/>
          <w:rtl w:val="0"/>
        </w:rPr>
        <w:t xml:space="preserve">CXR: chest X-ray</w:t>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 deep learning</w:t>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 emergency department</w:t>
      </w:r>
    </w:p>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Fonts w:ascii="Times New Roman" w:cs="Times New Roman" w:eastAsia="Times New Roman" w:hAnsi="Times New Roman"/>
          <w:sz w:val="24"/>
          <w:szCs w:val="24"/>
          <w:rtl w:val="0"/>
        </w:rPr>
        <w:t xml:space="preserve">eGFR: estimated glomerular filtration rate</w:t>
      </w:r>
    </w:p>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ICU: intensive care unit</w:t>
      </w:r>
    </w:p>
    <w:p w:rsidR="00000000" w:rsidDel="00000000" w:rsidP="00000000" w:rsidRDefault="00000000" w:rsidRPr="00000000" w14:paraId="00000183">
      <w:pPr>
        <w:spacing w:line="360" w:lineRule="auto"/>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Fonts w:ascii="Times New Roman" w:cs="Times New Roman" w:eastAsia="Times New Roman" w:hAnsi="Times New Roman"/>
          <w:sz w:val="24"/>
          <w:szCs w:val="24"/>
          <w:rtl w:val="0"/>
        </w:rPr>
        <w:t xml:space="preserve">INR: international normalized ratio</w:t>
      </w:r>
    </w:p>
    <w:p w:rsidR="00000000" w:rsidDel="00000000" w:rsidP="00000000" w:rsidRDefault="00000000" w:rsidRPr="00000000" w14:paraId="000001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LGBM: LightGBM model</w:t>
      </w:r>
    </w:p>
    <w:p w:rsidR="00000000" w:rsidDel="00000000" w:rsidP="00000000" w:rsidRDefault="00000000" w:rsidRPr="00000000" w14:paraId="0000018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machine learning</w:t>
      </w:r>
    </w:p>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Fonts w:ascii="Times New Roman" w:cs="Times New Roman" w:eastAsia="Times New Roman" w:hAnsi="Times New Roman"/>
          <w:sz w:val="24"/>
          <w:szCs w:val="24"/>
          <w:rtl w:val="0"/>
        </w:rPr>
        <w:t xml:space="preserve">PO2: arterial partial pressure of oxygen</w:t>
      </w:r>
    </w:p>
    <w:p w:rsidR="00000000" w:rsidDel="00000000" w:rsidP="00000000" w:rsidRDefault="00000000" w:rsidRPr="00000000" w14:paraId="00000187">
      <w:pPr>
        <w:spacing w:line="360" w:lineRule="auto"/>
        <w:ind w:left="0" w:firstLine="0"/>
        <w:jc w:val="both"/>
        <w:rPr>
          <w:rFonts w:ascii="Times New Roman" w:cs="Times New Roman" w:eastAsia="Times New Roman" w:hAnsi="Times New Roman"/>
          <w:sz w:val="24"/>
          <w:szCs w:val="24"/>
        </w:rPr>
      </w:pPr>
      <w:bookmarkStart w:colFirst="0" w:colLast="0" w:name="_3rdcrjn" w:id="10"/>
      <w:bookmarkEnd w:id="10"/>
      <w:r w:rsidDel="00000000" w:rsidR="00000000" w:rsidRPr="00000000">
        <w:rPr>
          <w:rtl w:val="0"/>
        </w:rPr>
      </w:r>
    </w:p>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0"/>
        <w:spacing w:before="120" w:line="360" w:lineRule="auto"/>
        <w:jc w:val="center"/>
        <w:rPr>
          <w:rFonts w:ascii="Times New Roman" w:cs="Times New Roman" w:eastAsia="Times New Roman" w:hAnsi="Times New Roman"/>
          <w:b w:val="1"/>
          <w:sz w:val="24"/>
          <w:szCs w:val="24"/>
        </w:rPr>
      </w:pPr>
      <w:bookmarkStart w:colFirst="0" w:colLast="0" w:name="_mrxj57g9gd3s" w:id="30"/>
      <w:bookmarkEnd w:id="30"/>
      <w:r w:rsidDel="00000000" w:rsidR="00000000" w:rsidRPr="00000000">
        <w:rPr>
          <w:rFonts w:ascii="Times New Roman" w:cs="Times New Roman" w:eastAsia="Times New Roman" w:hAnsi="Times New Roman"/>
          <w:b w:val="1"/>
          <w:sz w:val="24"/>
          <w:szCs w:val="24"/>
          <w:rtl w:val="0"/>
        </w:rPr>
        <w:t xml:space="preserve">Reference</w:t>
      </w:r>
    </w:p>
    <w:p w:rsidR="00000000" w:rsidDel="00000000" w:rsidP="00000000" w:rsidRDefault="00000000" w:rsidRPr="00000000" w14:paraId="0000018A">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Iuliano AD, Roguski KM, Chang HH, et al. Estimates of global seasonal influenza-associated respiratory mortality: a modelling study. Lancet. Mar 31 2018;391(10127):1285-1300. doi:10.1016/S0140-6736(17)33293-2</w:t>
      </w:r>
    </w:p>
    <w:p w:rsidR="00000000" w:rsidDel="00000000" w:rsidP="00000000" w:rsidRDefault="00000000" w:rsidRPr="00000000" w14:paraId="0000018B">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Thompson WW, Shay DK, Weintraub E, et al. Mortality associated with influenza and respiratory syncytial virus in the United States. JAMA. Jan 8 2003;289(2):179-86. doi:10.1001/jama.289.2.179</w:t>
      </w:r>
    </w:p>
    <w:p w:rsidR="00000000" w:rsidDel="00000000" w:rsidP="00000000" w:rsidRDefault="00000000" w:rsidRPr="00000000" w14:paraId="0000018C">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Chaves SS, Aragon D, Bennett N, et al. Patients hospitalized with laboratory-confirmed influenza during the 2010-2011 influenza season: exploring disease severity by virus type and subtype. J Infect Dis. Oct 15 2013;208(8):1305-14. doi:10.1093/infdis/jit316</w:t>
      </w:r>
    </w:p>
    <w:p w:rsidR="00000000" w:rsidDel="00000000" w:rsidP="00000000" w:rsidRDefault="00000000" w:rsidRPr="00000000" w14:paraId="0000018D">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Lafond KE, Nair H, Rasooly MH, et al. Global Role and Burden of Influenza in Pediatric Respiratory Hospitalizations, 1982-2012: A Systematic Analysis. PLoS Med. Mar 2016;13(3):e1001977. doi:10.1371/journal.pmed.1001977</w:t>
      </w:r>
    </w:p>
    <w:p w:rsidR="00000000" w:rsidDel="00000000" w:rsidP="00000000" w:rsidRDefault="00000000" w:rsidRPr="00000000" w14:paraId="0000018E">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Martinez A, Soldevila N, Romero-Tamarit A, et al. Risk factors associated with severe outcomes in adult hospitalized patients according to influenza type and subtype. PLoS One. 2019;14(1):e0210353. doi:10.1371/journal.pone.0210353</w:t>
      </w:r>
    </w:p>
    <w:p w:rsidR="00000000" w:rsidDel="00000000" w:rsidP="00000000" w:rsidRDefault="00000000" w:rsidRPr="00000000" w14:paraId="0000018F">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Mata-Marin LA, Mata-Marin JA, Vasquez-Mota VC, et al. Risk factors associated with mortality in patients infected with influenza A/H1N1 in Mexico. BMC Res Notes. Sep 11 2015;8:432. doi:10.1186/s13104-015-1349-8</w:t>
      </w:r>
    </w:p>
    <w:p w:rsidR="00000000" w:rsidDel="00000000" w:rsidP="00000000" w:rsidRDefault="00000000" w:rsidRPr="00000000" w14:paraId="00000190">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Kalil AC, Thomas PG. Influenza virus-related critical illness: pathophysiology and epidemiology. Crit Care. Jul 19 2019;23(1):258. doi:10.1186/s13054-019-2539-x</w:t>
      </w:r>
    </w:p>
    <w:p w:rsidR="00000000" w:rsidDel="00000000" w:rsidP="00000000" w:rsidRDefault="00000000" w:rsidRPr="00000000" w14:paraId="00000191">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Jain S, Kamimoto L, Bramley AM, et al. Hospitalized patients with 2009 H1N1 influenza in the United States, April-June 2009. N Engl J Med. Nov 12 2009;361(20):1935-44. doi:10.1056/NEJMoa0906695</w:t>
      </w:r>
    </w:p>
    <w:p w:rsidR="00000000" w:rsidDel="00000000" w:rsidP="00000000" w:rsidRDefault="00000000" w:rsidRPr="00000000" w14:paraId="00000192">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Aviram G, Bar-Shai A, Sosna J, et al. H1N1 influenza: initial chest radiographic findings in helping predict patient outcome. Radiology. Apr 2010;255(1):252-9. doi:10.1148/radiol.10092240</w:t>
      </w:r>
    </w:p>
    <w:p w:rsidR="00000000" w:rsidDel="00000000" w:rsidP="00000000" w:rsidRDefault="00000000" w:rsidRPr="00000000" w14:paraId="00000193">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Balbi M, Caroli A, Corsi A, et al. Chest X-ray for predicting mortality and the need for ventilatory support in COVID-19 patients presenting to the emergency department. Eur Radiol. Apr 2021;31(4):1999-2012. doi:10.1007/s00330-020-07270-1</w:t>
      </w:r>
    </w:p>
    <w:p w:rsidR="00000000" w:rsidDel="00000000" w:rsidP="00000000" w:rsidRDefault="00000000" w:rsidRPr="00000000" w14:paraId="00000194">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Toussie D, Voutsinas N, Finkelstein M, et al. Clinical and Chest Radiography Features Determine Patient Outcomes in Young and Middle-aged Adults with COVID-19. Radiology. Oct 2020;297(1):E197-E206. doi:10.1148/radiol.2020201754</w:t>
      </w:r>
    </w:p>
    <w:p w:rsidR="00000000" w:rsidDel="00000000" w:rsidP="00000000" w:rsidRDefault="00000000" w:rsidRPr="00000000" w14:paraId="00000195">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Kim HW, Capaccione KM, Li G, et al. The role of initial chest X-ray in triaging patients with suspected COVID-19 during the pandemic. Emerg Radiol. Dec 2020;27(6):617-621. doi:10.1007/s10140-020-01808-y</w:t>
      </w:r>
    </w:p>
    <w:p w:rsidR="00000000" w:rsidDel="00000000" w:rsidP="00000000" w:rsidRDefault="00000000" w:rsidRPr="00000000" w14:paraId="00000196">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Chen L, Han X, Li YL, Zhang C, Xing X. FluA-p score: a novel prediction rule for mortality in influenza A-related pneumonia patients. Respir Res. May 8 2020;21(1):109. doi:10.1186/s12931-020-01379-z</w:t>
      </w:r>
    </w:p>
    <w:p w:rsidR="00000000" w:rsidDel="00000000" w:rsidP="00000000" w:rsidRDefault="00000000" w:rsidRPr="00000000" w14:paraId="00000197">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Cheong CW, Chen CL, Li CH, et al. Two-stage prediction model for in-hospital mortality of patients with influenza infection. BMC Infect Dis. May 19 2021;21(1):451. doi:10.1186/s12879-021-06169-6</w:t>
      </w:r>
    </w:p>
    <w:p w:rsidR="00000000" w:rsidDel="00000000" w:rsidP="00000000" w:rsidRDefault="00000000" w:rsidRPr="00000000" w14:paraId="00000198">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Chung JY, Hsu CC, Chen JH, et al. Geriatric influenza death (GID) score: a new tool for predicting mortality in older people with influenza in the emergency department. Sci Rep. Jun 18 2018;8(1):9312. doi:10.1038/s41598-018-27694-6</w:t>
      </w:r>
    </w:p>
    <w:p w:rsidR="00000000" w:rsidDel="00000000" w:rsidP="00000000" w:rsidRDefault="00000000" w:rsidRPr="00000000" w14:paraId="00000199">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tab/>
        <w:t xml:space="preserve">Guo L, Wei D, Zhang X, et al. Clinical Features Predicting Mortality Risk in Patients With Viral Pneumonia: The MuLBSTA Score. Front Microbiol. 2019;10:2752. doi:10.3389/fmicb.2019.02752</w:t>
      </w:r>
    </w:p>
    <w:p w:rsidR="00000000" w:rsidDel="00000000" w:rsidP="00000000" w:rsidRDefault="00000000" w:rsidRPr="00000000" w14:paraId="0000019A">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tab/>
        <w:t xml:space="preserve">Hu CA, Chen CM, Fang YC, et al. Using a machine learning approach to predict mortality in critically ill influenza patients: a cross-sectional retrospective multicentre study in Taiwan. BMJ Open. Feb 25 2020;10(2):e033898. doi:10.1136/bmjopen-2019-033898</w:t>
      </w:r>
    </w:p>
    <w:p w:rsidR="00000000" w:rsidDel="00000000" w:rsidP="00000000" w:rsidRDefault="00000000" w:rsidRPr="00000000" w14:paraId="0000019B">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tab/>
        <w:t xml:space="preserve">Grupo de Trabajo Gripe AGdlSEdMICyUC. Spanish Influenza Score (SIS): Usefulness of machine learning in the development of an early mortality prediction score in severe influenza. Med Intensiva (Engl Ed). Mar 2021;45(2):69-79. Spanish Influenza Score (SIS): utilidad del Machine Learning en el desarrollo de una escala temprana de prediccion de mortalidad en la gripe grave. doi:10.1016/j.medin.2020.05.017</w:t>
      </w:r>
    </w:p>
    <w:p w:rsidR="00000000" w:rsidDel="00000000" w:rsidP="00000000" w:rsidRDefault="00000000" w:rsidRPr="00000000" w14:paraId="0000019C">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tab/>
        <w:t xml:space="preserve">Albaum MN, Hill LC, Murphy M, et al. Interobserver reliability of the chest radiograph in community-acquired pneumonia. PORT Investigators. Chest. Aug 1996;110(2):343-50. doi:10.1378/chest.110.2.343</w:t>
      </w:r>
    </w:p>
    <w:p w:rsidR="00000000" w:rsidDel="00000000" w:rsidP="00000000" w:rsidRDefault="00000000" w:rsidRPr="00000000" w14:paraId="0000019D">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tab/>
        <w:t xml:space="preserve">Loeb MB, Carusone SB, Marrie TJ, et al. Interobserver reliability of radiologists' interpretations of mobile chest radiographs for nursing home-acquired pneumonia. J Am Med Dir Assoc. Sep 2006;7(7):416-9. doi:10.1016/j.jamda.2006.02.004</w:t>
      </w:r>
    </w:p>
    <w:p w:rsidR="00000000" w:rsidDel="00000000" w:rsidP="00000000" w:rsidRDefault="00000000" w:rsidRPr="00000000" w14:paraId="0000019E">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tab/>
        <w:t xml:space="preserve">Carrell DS, Schoen RE, Leffler DA, et al. Challenges in adapting existing clinical natural language processing systems to multiple, diverse health care settings. J Am Med Inform Assoc. Sep 1 2017;24(5):986-991. doi:10.1093/jamia/ocx039</w:t>
      </w:r>
    </w:p>
    <w:p w:rsidR="00000000" w:rsidDel="00000000" w:rsidP="00000000" w:rsidRDefault="00000000" w:rsidRPr="00000000" w14:paraId="0000019F">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tab/>
        <w:t xml:space="preserve">McCoy AB, Wright A, Eysenbach G, et al. State of the art in clinical informatics: evidence and examples. Yearb Med Inform. 2013;8:13-9. </w:t>
      </w:r>
    </w:p>
    <w:p w:rsidR="00000000" w:rsidDel="00000000" w:rsidP="00000000" w:rsidRDefault="00000000" w:rsidRPr="00000000" w14:paraId="000001A0">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tab/>
        <w:t xml:space="preserve">Reamaroon N, Sjoding MW, Gryak J, Athey BD, Najarian K, Derksen H. Automated detection of acute respiratory distress syndrome from chest X-Rays using Directionality Measure and deep learning features. Comput Biol Med. Jul 2021;134:104463. doi:10.1016/j.compbiomed.2021.104463</w:t>
      </w:r>
    </w:p>
    <w:p w:rsidR="00000000" w:rsidDel="00000000" w:rsidP="00000000" w:rsidRDefault="00000000" w:rsidRPr="00000000" w14:paraId="000001A1">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tab/>
        <w:t xml:space="preserve">Sjoding MW, Taylor D, Motyka J, et al. Deep learning to detect acute respiratory distress syndrome on chest radiographs: a retrospective study with external validation. Lancet Digit Health. Jun 2021;3(6):e340-e348. doi:10.1016/S2589-7500(21)00056-X</w:t>
      </w:r>
    </w:p>
    <w:p w:rsidR="00000000" w:rsidDel="00000000" w:rsidP="00000000" w:rsidRDefault="00000000" w:rsidRPr="00000000" w14:paraId="000001A2">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tab/>
        <w:t xml:space="preserve">Li MD, Arun NT, Gidwani M, et al. Automated assessment of COVID-19 pulmonary disease severity on chest radiographs using convolutional Siamese neural networks. medRxiv. May 26 2020;doi:10.1101/2020.05.20.20108159</w:t>
      </w:r>
    </w:p>
    <w:p w:rsidR="00000000" w:rsidDel="00000000" w:rsidP="00000000" w:rsidRDefault="00000000" w:rsidRPr="00000000" w14:paraId="000001A3">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tab/>
        <w:t xml:space="preserve">Wong A, Lin ZQ, Wang L, et al. Towards computer-aided severity assessment via deep neural networks for geographic and opacity extent scoring of SARS-CoV-2 chest X-rays. Sci Rep. Apr 29 2021;11(1):9315. doi:10.1038/s41598-021-88538-4</w:t>
      </w:r>
    </w:p>
    <w:p w:rsidR="00000000" w:rsidDel="00000000" w:rsidP="00000000" w:rsidRDefault="00000000" w:rsidRPr="00000000" w14:paraId="000001A4">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tab/>
        <w:t xml:space="preserve">Zhu J, Shen B, Abbasi A, Hoshmand-Kochi M, Li H, Duong TQ. Deep transfer learning artificial intelligence accurately stages COVID-19 lung disease severity on portable chest radiographs. PLoS One. 2020;15(7):e0236621. doi:10.1371/journal.pone.0236621</w:t>
      </w:r>
    </w:p>
    <w:p w:rsidR="00000000" w:rsidDel="00000000" w:rsidP="00000000" w:rsidRDefault="00000000" w:rsidRPr="00000000" w14:paraId="000001A5">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tab/>
        <w:t xml:space="preserve">Liang W, Liang H, Ou L, et al. Development and Validation of a Clinical Risk Score to Predict the Occurrence of Critical Illness in Hospitalized Patients With COVID-19. JAMA Intern Med. Aug 1 2020;180(8):1081-1089. doi:10.1001/jamainternmed.2020.2033</w:t>
      </w:r>
    </w:p>
    <w:p w:rsidR="00000000" w:rsidDel="00000000" w:rsidP="00000000" w:rsidRDefault="00000000" w:rsidRPr="00000000" w14:paraId="000001A6">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tab/>
        <w:t xml:space="preserve">Jiao Z, Choi JW, Halsey K. Prognostication of patients with COVID-19 using artificial intelligence based on chest x-rays and clinical data: a retrospective study (vol 3, pg 286, 2021). Lancet Digital Health. May 2021;3(5):E283-E283. doi:10.1016/S2589-7500(21)00060-1</w:t>
      </w:r>
    </w:p>
    <w:p w:rsidR="00000000" w:rsidDel="00000000" w:rsidP="00000000" w:rsidRDefault="00000000" w:rsidRPr="00000000" w14:paraId="000001A7">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tab/>
        <w:t xml:space="preserve">Shamout FE, Shen Y, Wu N, et al. An artificial intelligence system for predicting the deterioration of COVID-19 patients in the emergency department. NPJ Digit Med. May 12 2021;4(1):80. doi:10.1038/s41746-021-00453-0</w:t>
      </w:r>
    </w:p>
    <w:p w:rsidR="00000000" w:rsidDel="00000000" w:rsidP="00000000" w:rsidRDefault="00000000" w:rsidRPr="00000000" w14:paraId="000001A8">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tab/>
        <w:t xml:space="preserve">He K. Deep Residual Learning for Image Recognition. arXivorg. 2015;</w:t>
      </w:r>
    </w:p>
    <w:p w:rsidR="00000000" w:rsidDel="00000000" w:rsidP="00000000" w:rsidRDefault="00000000" w:rsidRPr="00000000" w14:paraId="000001A9">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tab/>
        <w:t xml:space="preserve">Mingxing T. EfficientNet: Rethinking Model Scaling for Convolutional Neural Networks. 2020;doi:10.48550/arXiv.1905.11946</w:t>
      </w:r>
    </w:p>
    <w:p w:rsidR="00000000" w:rsidDel="00000000" w:rsidP="00000000" w:rsidRDefault="00000000" w:rsidRPr="00000000" w14:paraId="000001AA">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tab/>
        <w:t xml:space="preserve">Simonyan K. Very Deep Convolutional Networks for Large-Scale Image Recognition. doi:doi.org/10.48550/arXiv.1409.1556</w:t>
      </w:r>
    </w:p>
    <w:p w:rsidR="00000000" w:rsidDel="00000000" w:rsidP="00000000" w:rsidRDefault="00000000" w:rsidRPr="00000000" w14:paraId="000001AB">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tab/>
        <w:t xml:space="preserve">Huang G. Densely Connected Convolutional Networks. IEEE. 2017:2261-2269. doi:10.1109/CVPR.2017.243</w:t>
      </w:r>
    </w:p>
    <w:p w:rsidR="00000000" w:rsidDel="00000000" w:rsidP="00000000" w:rsidRDefault="00000000" w:rsidRPr="00000000" w14:paraId="000001AC">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tab/>
        <w:t xml:space="preserve">Szegedy C. Rethinking the Inception Architecture for Computer Vision. IEEE. 6/2016 2016:2818-2826. doi:10.1109/CVPR.2016.308v</w:t>
      </w:r>
    </w:p>
    <w:p w:rsidR="00000000" w:rsidDel="00000000" w:rsidP="00000000" w:rsidRDefault="00000000" w:rsidRPr="00000000" w14:paraId="000001AD">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tab/>
        <w:t xml:space="preserve">Chollet F. Xception: Deep Learning with Depthwise Separable Convolutions. IEEE. 2017:1800-1807. doi:10.1109/CVPR.2017.195</w:t>
      </w:r>
    </w:p>
    <w:p w:rsidR="00000000" w:rsidDel="00000000" w:rsidP="00000000" w:rsidRDefault="00000000" w:rsidRPr="00000000" w14:paraId="000001AE">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tab/>
        <w:t xml:space="preserve">Deng J. ImageNet: A large-scale hierarchical image database. IEEE. 2009:248-255. doi:10.1109/CVPR.2009.5206848</w:t>
      </w:r>
    </w:p>
    <w:p w:rsidR="00000000" w:rsidDel="00000000" w:rsidP="00000000" w:rsidRDefault="00000000" w:rsidRPr="00000000" w14:paraId="000001AF">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tab/>
        <w:t xml:space="preserve">Lahat D. Multimodal Data Fusion: An Overview of Methods, Challenges, and Prospects. Proc IEEE. 2015;doi:10.1109/JPROC.2015.2460697</w:t>
      </w:r>
    </w:p>
    <w:p w:rsidR="00000000" w:rsidDel="00000000" w:rsidP="00000000" w:rsidRDefault="00000000" w:rsidRPr="00000000" w14:paraId="000001B0">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tab/>
        <w:t xml:space="preserve">Apostolopoulos ID, Mpesiana TA. Covid-19: automatic detection from X-ray images utilizing transfer learning with convolutional neural networks. Phys Eng Sci Med. Jun 2020;43(2):635-640. doi:10.1007/s13246-020-00865-4</w:t>
      </w:r>
    </w:p>
    <w:p w:rsidR="00000000" w:rsidDel="00000000" w:rsidP="00000000" w:rsidRDefault="00000000" w:rsidRPr="00000000" w14:paraId="000001B1">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tab/>
        <w:t xml:space="preserve">Narin A, Kaya C, Pamuk Z. Automatic detection of coronavirus disease (COVID-19) using X-ray images and deep convolutional neural networks. Pattern Anal Appl. 2021;24(3):1207-1220. doi:10.1007/s10044-021-00984-y</w:t>
      </w:r>
    </w:p>
    <w:p w:rsidR="00000000" w:rsidDel="00000000" w:rsidP="00000000" w:rsidRDefault="00000000" w:rsidRPr="00000000" w14:paraId="000001B2">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tab/>
        <w:t xml:space="preserve">Rahimzadeh M, Attar A. A modified deep convolutional neural network for detecting COVID-19 and pneumonia from chest X-ray images based on the concatenation of Xception and ResNet50V2. Inform Med Unlocked. 2020;19:100360. doi:10.1016/j.imu.2020.100360</w:t>
      </w:r>
    </w:p>
    <w:p w:rsidR="00000000" w:rsidDel="00000000" w:rsidP="00000000" w:rsidRDefault="00000000" w:rsidRPr="00000000" w14:paraId="000001B3">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tab/>
        <w:t xml:space="preserve">Yu H, Feng Z, Uyeki TM, et al. Risk factors for severe illness with 2009 pandemic influenza A (H1N1) virus infection in China. Clin Infect Dis. Feb 15 2011;52(4):457-65. doi:10.1093/cid/ciq144</w:t>
      </w:r>
    </w:p>
    <w:p w:rsidR="00000000" w:rsidDel="00000000" w:rsidP="00000000" w:rsidRDefault="00000000" w:rsidRPr="00000000" w14:paraId="000001B4">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tab/>
        <w:t xml:space="preserve">Louie JK, Acosta M, Samuel MC, et al. A novel risk factor for a novel virus: obesity and 2009 pandemic influenza A (H1N1). Clin Infect Dis. Feb 1 2011;52(3):301-12. doi:10.1093/cid/ciq152</w:t>
      </w:r>
    </w:p>
    <w:p w:rsidR="00000000" w:rsidDel="00000000" w:rsidP="00000000" w:rsidRDefault="00000000" w:rsidRPr="00000000" w14:paraId="000001B5">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tab/>
        <w:t xml:space="preserve">Jain S, Benoit SR, Skarbinski J, Bramley AM, Finelli L, Pandemic Influenza AVHIT. Influenza-associated pneumonia among hospitalized patients with 2009 pandemic influenza A (H1N1) virus--United States, 2009. Clin Infect Dis. May 2012;54(9):1221-9. doi:10.1093/cid/cis197</w:t>
      </w:r>
    </w:p>
    <w:p w:rsidR="00000000" w:rsidDel="00000000" w:rsidP="00000000" w:rsidRDefault="00000000" w:rsidRPr="00000000" w14:paraId="000001B6">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tab/>
        <w:t xml:space="preserve">Shi SJ, Li H, Liu M, et al. Mortality prediction to hospitalized patients with influenza pneumonia: PO2 /FiO2 combined lymphocyte count is the answer. Clin Respir J. May 2017;11(3):352-360. doi:10.1111/crj.12346</w:t>
      </w:r>
    </w:p>
    <w:p w:rsidR="00000000" w:rsidDel="00000000" w:rsidP="00000000" w:rsidRDefault="00000000" w:rsidRPr="00000000" w14:paraId="000001B7">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tab/>
        <w:t xml:space="preserve">Bellelli V, d'Ettorre G, Celani L, Borrazzo C, Ceccarelli G, Venditti M. Clinical significance of lymphocytopenia in patients hospitalized with pneumonia caused by influenza virus. Crit Care. Oct 29 2019;23(1):330. doi:10.1186/s13054-019-2608-1</w:t>
      </w:r>
    </w:p>
    <w:p w:rsidR="00000000" w:rsidDel="00000000" w:rsidP="00000000" w:rsidRDefault="00000000" w:rsidRPr="00000000" w14:paraId="000001B8">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tab/>
        <w:t xml:space="preserve">Gupta A, Anjum, Gupta S, Katarya R. InstaCovNet-19: A deep learning classification model for the detection of COVID-19 patients using Chest X-ray. Appl Soft Comput. Feb 2021;99:106859. doi:10.1016/j.asoc.2020.106859</w:t>
      </w:r>
    </w:p>
    <w:p w:rsidR="00000000" w:rsidDel="00000000" w:rsidP="00000000" w:rsidRDefault="00000000" w:rsidRPr="00000000" w14:paraId="000001B9">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tab/>
        <w:t xml:space="preserve">Khan AI, Shah JL, Bhat MM. CoroNet: A deep neural network for detection and diagnosis of COVID-19 from chest x-ray images. Comput Methods Programs Biomed. Nov 2020;196:105581. doi:10.1016/j.cmpb.2020.105581</w:t>
      </w:r>
    </w:p>
    <w:p w:rsidR="00000000" w:rsidDel="00000000" w:rsidP="00000000" w:rsidRDefault="00000000" w:rsidRPr="00000000" w14:paraId="000001BA">
      <w:pPr>
        <w:spacing w:line="276" w:lineRule="auto"/>
        <w:ind w:left="4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tab/>
        <w:t xml:space="preserve">Rajpurkar P. CheXNet: Radiologist-Level Pneumonia Detection on Chest X-Rays with Deep Learning. 2017;doi:10.48550/ARXIV.1711.05225</w:t>
      </w:r>
    </w:p>
    <w:p w:rsidR="00000000" w:rsidDel="00000000" w:rsidP="00000000" w:rsidRDefault="00000000" w:rsidRPr="00000000" w14:paraId="000001BB">
      <w:pPr>
        <w:rPr/>
      </w:pPr>
      <w:r w:rsidDel="00000000" w:rsidR="00000000" w:rsidRPr="00000000">
        <w:br w:type="page"/>
      </w:r>
      <w:r w:rsidDel="00000000" w:rsidR="00000000" w:rsidRPr="00000000">
        <w:rPr>
          <w:rtl w:val="0"/>
        </w:rPr>
      </w:r>
    </w:p>
    <w:p w:rsidR="00000000" w:rsidDel="00000000" w:rsidP="00000000" w:rsidRDefault="00000000" w:rsidRPr="00000000" w14:paraId="000001BC">
      <w:pPr>
        <w:rPr>
          <w:b w:val="1"/>
          <w:sz w:val="26"/>
          <w:szCs w:val="26"/>
        </w:rPr>
      </w:pPr>
      <w:commentRangeStart w:id="13"/>
      <w:r w:rsidDel="00000000" w:rsidR="00000000" w:rsidRPr="00000000">
        <w:rPr>
          <w:b w:val="1"/>
          <w:sz w:val="26"/>
          <w:szCs w:val="26"/>
          <w:rtl w:val="0"/>
        </w:rPr>
        <w:t xml:space="preserve">A multimodal deep learning approach for outcome prediction in hospitalized influenza patients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BD">
      <w:pPr>
        <w:rPr>
          <w:b w:val="1"/>
          <w:sz w:val="26"/>
          <w:szCs w:val="26"/>
        </w:rPr>
      </w:pPr>
      <w:r w:rsidDel="00000000" w:rsidR="00000000" w:rsidRPr="00000000">
        <w:rPr>
          <w:rtl w:val="0"/>
        </w:rPr>
      </w:r>
    </w:p>
    <w:p w:rsidR="00000000" w:rsidDel="00000000" w:rsidP="00000000" w:rsidRDefault="00000000" w:rsidRPr="00000000" w14:paraId="000001BE">
      <w:pPr>
        <w:rPr>
          <w:b w:val="1"/>
          <w:sz w:val="26"/>
          <w:szCs w:val="26"/>
        </w:rPr>
      </w:pPr>
      <w:r w:rsidDel="00000000" w:rsidR="00000000" w:rsidRPr="00000000">
        <w:rPr>
          <w:rtl w:val="0"/>
        </w:rPr>
      </w:r>
    </w:p>
    <w:p w:rsidR="00000000" w:rsidDel="00000000" w:rsidP="00000000" w:rsidRDefault="00000000" w:rsidRPr="00000000" w14:paraId="000001BF">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1C0">
      <w:pPr>
        <w:rPr>
          <w:sz w:val="24"/>
          <w:szCs w:val="24"/>
        </w:rPr>
      </w:pPr>
      <w:r w:rsidDel="00000000" w:rsidR="00000000" w:rsidRPr="00000000">
        <w:rPr>
          <w:sz w:val="24"/>
          <w:szCs w:val="24"/>
          <w:rtl w:val="0"/>
        </w:rPr>
        <w:t xml:space="preserve">Influenza is a major health issue worldwide, resulting in high morbidity and mortality especially among adults aged 65 years and older </w:t>
      </w:r>
      <w:commentRangeStart w:id="14"/>
      <w:r w:rsidDel="00000000" w:rsidR="00000000" w:rsidRPr="00000000">
        <w:rPr>
          <w:sz w:val="24"/>
          <w:szCs w:val="24"/>
          <w:rtl w:val="0"/>
        </w:rPr>
        <w:t xml:space="preserve">[ ]</w:t>
      </w:r>
      <w:commentRangeEnd w:id="14"/>
      <w:r w:rsidDel="00000000" w:rsidR="00000000" w:rsidRPr="00000000">
        <w:commentReference w:id="14"/>
      </w:r>
      <w:r w:rsidDel="00000000" w:rsidR="00000000" w:rsidRPr="00000000">
        <w:rPr>
          <w:sz w:val="24"/>
          <w:szCs w:val="24"/>
          <w:rtl w:val="0"/>
        </w:rPr>
        <w:t xml:space="preserve">. Reports released by Centers for Disease Control and Infection (CDC) estimated over 5 million influenza-associated hospitalizations every year globally </w:t>
      </w:r>
      <w:commentRangeStart w:id="15"/>
      <w:r w:rsidDel="00000000" w:rsidR="00000000" w:rsidRPr="00000000">
        <w:rPr>
          <w:sz w:val="24"/>
          <w:szCs w:val="24"/>
          <w:rtl w:val="0"/>
        </w:rPr>
        <w:t xml:space="preserve">[ ]</w:t>
      </w:r>
      <w:commentRangeEnd w:id="15"/>
      <w:r w:rsidDel="00000000" w:rsidR="00000000" w:rsidRPr="00000000">
        <w:commentReference w:id="15"/>
      </w:r>
      <w:r w:rsidDel="00000000" w:rsidR="00000000" w:rsidRPr="00000000">
        <w:rPr>
          <w:sz w:val="24"/>
          <w:szCs w:val="24"/>
          <w:rtl w:val="0"/>
        </w:rPr>
        <w:t xml:space="preserve"> and 200 to 600 thousands of deaths every year globally </w:t>
      </w:r>
      <w:commentRangeStart w:id="16"/>
      <w:r w:rsidDel="00000000" w:rsidR="00000000" w:rsidRPr="00000000">
        <w:rPr>
          <w:sz w:val="24"/>
          <w:szCs w:val="24"/>
          <w:rtl w:val="0"/>
        </w:rPr>
        <w:t xml:space="preserve">[ </w:t>
      </w:r>
      <w:commentRangeEnd w:id="16"/>
      <w:r w:rsidDel="00000000" w:rsidR="00000000" w:rsidRPr="00000000">
        <w:commentReference w:id="16"/>
      </w:r>
      <w:r w:rsidDel="00000000" w:rsidR="00000000" w:rsidRPr="00000000">
        <w:rPr>
          <w:sz w:val="24"/>
          <w:szCs w:val="24"/>
          <w:rtl w:val="0"/>
        </w:rPr>
        <w:t xml:space="preserve">]. A number of risk factors have been identified to be associated with its complications, intensive care unit (ICU) admission and death </w:t>
      </w:r>
      <w:commentRangeStart w:id="17"/>
      <w:r w:rsidDel="00000000" w:rsidR="00000000" w:rsidRPr="00000000">
        <w:rPr>
          <w:sz w:val="24"/>
          <w:szCs w:val="24"/>
          <w:rtl w:val="0"/>
        </w:rPr>
        <w:t xml:space="preserve">[ ]</w:t>
      </w:r>
      <w:commentRangeEnd w:id="17"/>
      <w:r w:rsidDel="00000000" w:rsidR="00000000" w:rsidRPr="00000000">
        <w:commentReference w:id="17"/>
      </w:r>
      <w:r w:rsidDel="00000000" w:rsidR="00000000" w:rsidRPr="00000000">
        <w:rPr>
          <w:sz w:val="24"/>
          <w:szCs w:val="24"/>
          <w:rtl w:val="0"/>
        </w:rPr>
        <w:t xml:space="preserve">. Predicting the outcome of influenza to enable risk stratification is important in regard to the proper allocation of limited medical resources. It could also help physicians make more personalized treatment plans for patients with influenza, and intervene early in the course of disease with more intensive monitoring for patients with high risk for mortality.</w:t>
      </w:r>
    </w:p>
    <w:p w:rsidR="00000000" w:rsidDel="00000000" w:rsidP="00000000" w:rsidRDefault="00000000" w:rsidRPr="00000000" w14:paraId="000001C1">
      <w:pPr>
        <w:rPr>
          <w:sz w:val="24"/>
          <w:szCs w:val="24"/>
        </w:rPr>
      </w:pPr>
      <w:r w:rsidDel="00000000" w:rsidR="00000000" w:rsidRPr="00000000">
        <w:rPr>
          <w:rtl w:val="0"/>
        </w:rPr>
      </w:r>
    </w:p>
    <w:p w:rsidR="00000000" w:rsidDel="00000000" w:rsidP="00000000" w:rsidRDefault="00000000" w:rsidRPr="00000000" w14:paraId="000001C2">
      <w:pPr>
        <w:rPr>
          <w:sz w:val="24"/>
          <w:szCs w:val="24"/>
        </w:rPr>
      </w:pPr>
      <w:r w:rsidDel="00000000" w:rsidR="00000000" w:rsidRPr="00000000">
        <w:rPr>
          <w:sz w:val="24"/>
          <w:szCs w:val="24"/>
          <w:rtl w:val="0"/>
        </w:rPr>
        <w:t xml:space="preserve">About 30-40% of patients hospitalized with influenza presented with acute pneumonia </w:t>
      </w:r>
      <w:commentRangeStart w:id="18"/>
      <w:r w:rsidDel="00000000" w:rsidR="00000000" w:rsidRPr="00000000">
        <w:rPr>
          <w:sz w:val="24"/>
          <w:szCs w:val="24"/>
          <w:rtl w:val="0"/>
        </w:rPr>
        <w:t xml:space="preserve">[ ]</w:t>
      </w:r>
      <w:commentRangeEnd w:id="18"/>
      <w:r w:rsidDel="00000000" w:rsidR="00000000" w:rsidRPr="00000000">
        <w:commentReference w:id="18"/>
      </w:r>
      <w:r w:rsidDel="00000000" w:rsidR="00000000" w:rsidRPr="00000000">
        <w:rPr>
          <w:sz w:val="24"/>
          <w:szCs w:val="24"/>
          <w:rtl w:val="0"/>
        </w:rPr>
        <w:t xml:space="preserve">. Findings on chest x-rays have important predictive value for the severity of viral pneumonia and its progression to respiratory failure and death </w:t>
      </w:r>
      <w:commentRangeStart w:id="19"/>
      <w:r w:rsidDel="00000000" w:rsidR="00000000" w:rsidRPr="00000000">
        <w:rPr>
          <w:sz w:val="24"/>
          <w:szCs w:val="24"/>
          <w:rtl w:val="0"/>
        </w:rPr>
        <w:t xml:space="preserve">[ ]</w:t>
      </w:r>
      <w:commentRangeEnd w:id="19"/>
      <w:r w:rsidDel="00000000" w:rsidR="00000000" w:rsidRPr="00000000">
        <w:commentReference w:id="19"/>
      </w:r>
      <w:r w:rsidDel="00000000" w:rsidR="00000000" w:rsidRPr="00000000">
        <w:rPr>
          <w:sz w:val="24"/>
          <w:szCs w:val="24"/>
          <w:rtl w:val="0"/>
        </w:rPr>
        <w:t xml:space="preserve">. However, current mortality prediction models for influenza only included clinical data as presented in the medical records, and did not utilize chest x-ray images. The major obstacle to including chest x-ray findings in the prediction models is that in practice, radiologists usually do not quantify the severity of pathological changes in the lungs with numbers </w:t>
      </w:r>
      <w:commentRangeStart w:id="20"/>
      <w:r w:rsidDel="00000000" w:rsidR="00000000" w:rsidRPr="00000000">
        <w:rPr>
          <w:sz w:val="24"/>
          <w:szCs w:val="24"/>
          <w:rtl w:val="0"/>
        </w:rPr>
        <w:t xml:space="preserve">[ ]</w:t>
      </w:r>
      <w:commentRangeEnd w:id="20"/>
      <w:r w:rsidDel="00000000" w:rsidR="00000000" w:rsidRPr="00000000">
        <w:commentReference w:id="20"/>
      </w:r>
      <w:r w:rsidDel="00000000" w:rsidR="00000000" w:rsidRPr="00000000">
        <w:rPr>
          <w:sz w:val="24"/>
          <w:szCs w:val="24"/>
          <w:rtl w:val="0"/>
        </w:rPr>
        <w:t xml:space="preserve">. They only report qualitative terms describing the morphological changes and image characteristics, such as increased infiltration, consolidation, vascular engorgement, pulmonary edema, pleural effusion or cardiomegaly.</w:t>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sz w:val="24"/>
          <w:szCs w:val="24"/>
        </w:rPr>
      </w:pPr>
      <w:r w:rsidDel="00000000" w:rsidR="00000000" w:rsidRPr="00000000">
        <w:rPr>
          <w:sz w:val="24"/>
          <w:szCs w:val="24"/>
          <w:rtl w:val="0"/>
        </w:rPr>
        <w:t xml:space="preserve">Based on clinical data from electronic medical records and patient databases alone, several prediction models and scoring systems for mortality from influenza have been developed, including logistic regression models </w:t>
      </w:r>
      <w:commentRangeStart w:id="21"/>
      <w:r w:rsidDel="00000000" w:rsidR="00000000" w:rsidRPr="00000000">
        <w:rPr>
          <w:sz w:val="24"/>
          <w:szCs w:val="24"/>
          <w:rtl w:val="0"/>
        </w:rPr>
        <w:t xml:space="preserve">[ ]</w:t>
      </w:r>
      <w:commentRangeEnd w:id="21"/>
      <w:r w:rsidDel="00000000" w:rsidR="00000000" w:rsidRPr="00000000">
        <w:commentReference w:id="21"/>
      </w:r>
      <w:r w:rsidDel="00000000" w:rsidR="00000000" w:rsidRPr="00000000">
        <w:rPr>
          <w:sz w:val="24"/>
          <w:szCs w:val="24"/>
          <w:rtl w:val="0"/>
        </w:rPr>
        <w:t xml:space="preserve"> and machine learning models </w:t>
      </w:r>
      <w:commentRangeStart w:id="22"/>
      <w:r w:rsidDel="00000000" w:rsidR="00000000" w:rsidRPr="00000000">
        <w:rPr>
          <w:sz w:val="24"/>
          <w:szCs w:val="24"/>
          <w:rtl w:val="0"/>
        </w:rPr>
        <w:t xml:space="preserve">[ ]</w:t>
      </w:r>
      <w:commentRangeEnd w:id="22"/>
      <w:r w:rsidDel="00000000" w:rsidR="00000000" w:rsidRPr="00000000">
        <w:commentReference w:id="22"/>
      </w:r>
      <w:r w:rsidDel="00000000" w:rsidR="00000000" w:rsidRPr="00000000">
        <w:rPr>
          <w:sz w:val="24"/>
          <w:szCs w:val="24"/>
          <w:rtl w:val="0"/>
        </w:rPr>
        <w:t xml:space="preserve">. </w:t>
      </w:r>
      <w:commentRangeStart w:id="23"/>
      <w:r w:rsidDel="00000000" w:rsidR="00000000" w:rsidRPr="00000000">
        <w:rPr>
          <w:sz w:val="24"/>
          <w:szCs w:val="24"/>
          <w:rtl w:val="0"/>
        </w:rPr>
        <w:t xml:space="preserve">Unfortunately, without incorporation of chest x-ray images, they only exhibited suboptimal predictive performance for influenza mortality, with Area Under the Curve (AUC) falling between XX to OO… for [ ] and for [ ], respectively.</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sz w:val="24"/>
          <w:szCs w:val="24"/>
          <w:rtl w:val="0"/>
        </w:rPr>
        <w:t xml:space="preserve">To address this problem, machine learning has been used to identify acute respiratory distress syndrome (ARDS), a late and serious complication of viral pneumonia, on chest x-rays </w:t>
      </w:r>
      <w:commentRangeStart w:id="24"/>
      <w:r w:rsidDel="00000000" w:rsidR="00000000" w:rsidRPr="00000000">
        <w:rPr>
          <w:sz w:val="24"/>
          <w:szCs w:val="24"/>
          <w:rtl w:val="0"/>
        </w:rPr>
        <w:t xml:space="preserve">[ ]</w:t>
      </w:r>
      <w:commentRangeEnd w:id="24"/>
      <w:r w:rsidDel="00000000" w:rsidR="00000000" w:rsidRPr="00000000">
        <w:commentReference w:id="24"/>
      </w:r>
      <w:r w:rsidDel="00000000" w:rsidR="00000000" w:rsidRPr="00000000">
        <w:rPr>
          <w:sz w:val="24"/>
          <w:szCs w:val="24"/>
          <w:rtl w:val="0"/>
        </w:rPr>
        <w:t xml:space="preserve">. A model with convolutional neural network developed by a team at the University of Michigan was able to detect ARDS with an area under the receiver operator characteristics curve (AUROC) of 0·92 (95% CI 0·89–0·94) </w:t>
      </w:r>
      <w:commentRangeStart w:id="25"/>
      <w:r w:rsidDel="00000000" w:rsidR="00000000" w:rsidRPr="00000000">
        <w:rPr>
          <w:sz w:val="24"/>
          <w:szCs w:val="24"/>
          <w:rtl w:val="0"/>
        </w:rPr>
        <w:t xml:space="preserve">[ ]</w:t>
      </w:r>
      <w:commentRangeEnd w:id="25"/>
      <w:r w:rsidDel="00000000" w:rsidR="00000000" w:rsidRPr="00000000">
        <w:commentReference w:id="25"/>
      </w:r>
      <w:r w:rsidDel="00000000" w:rsidR="00000000" w:rsidRPr="00000000">
        <w:rPr>
          <w:sz w:val="24"/>
          <w:szCs w:val="24"/>
          <w:rtl w:val="0"/>
        </w:rPr>
        <w:t xml:space="preserve">. Machine learning also enables quantification of the severity of chest x-ray images and prognostication of mortality from viral pneumonia </w:t>
      </w:r>
      <w:commentRangeStart w:id="26"/>
      <w:r w:rsidDel="00000000" w:rsidR="00000000" w:rsidRPr="00000000">
        <w:rPr>
          <w:sz w:val="24"/>
          <w:szCs w:val="24"/>
          <w:rtl w:val="0"/>
        </w:rPr>
        <w:t xml:space="preserve">[ ]</w:t>
      </w:r>
      <w:commentRangeEnd w:id="26"/>
      <w:r w:rsidDel="00000000" w:rsidR="00000000" w:rsidRPr="00000000">
        <w:commentReference w:id="26"/>
      </w:r>
      <w:r w:rsidDel="00000000" w:rsidR="00000000" w:rsidRPr="00000000">
        <w:rPr>
          <w:sz w:val="24"/>
          <w:szCs w:val="24"/>
          <w:rtl w:val="0"/>
        </w:rPr>
        <w:t xml:space="preserve">.</w:t>
      </w:r>
    </w:p>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sz w:val="24"/>
          <w:szCs w:val="24"/>
          <w:rtl w:val="0"/>
        </w:rPr>
        <w:t xml:space="preserve">To date, </w:t>
      </w:r>
      <w:r w:rsidDel="00000000" w:rsidR="00000000" w:rsidRPr="00000000">
        <w:rPr>
          <w:sz w:val="24"/>
          <w:szCs w:val="24"/>
          <w:highlight w:val="yellow"/>
          <w:rtl w:val="0"/>
        </w:rPr>
        <w:t xml:space="preserve">machine learning has not been applied to determine the severity of influenza pneumonia on chest x-ray images,</w:t>
      </w:r>
      <w:r w:rsidDel="00000000" w:rsidR="00000000" w:rsidRPr="00000000">
        <w:rPr>
          <w:sz w:val="24"/>
          <w:szCs w:val="24"/>
          <w:rtl w:val="0"/>
        </w:rPr>
        <w:t xml:space="preserve"> and there exists no mortality prediction model that incorporates both clinical data and chest x-ray images. Recently, two groups of researchers presented machine learning models based on the combination of chest x-ray images and clinical data to predict severity and clinical deterioration of COVID-19 infection </w:t>
      </w:r>
      <w:commentRangeStart w:id="27"/>
      <w:r w:rsidDel="00000000" w:rsidR="00000000" w:rsidRPr="00000000">
        <w:rPr>
          <w:sz w:val="24"/>
          <w:szCs w:val="24"/>
          <w:rtl w:val="0"/>
        </w:rPr>
        <w:t xml:space="preserve">[ ]</w:t>
      </w:r>
      <w:commentRangeEnd w:id="27"/>
      <w:r w:rsidDel="00000000" w:rsidR="00000000" w:rsidRPr="00000000">
        <w:commentReference w:id="27"/>
      </w:r>
      <w:r w:rsidDel="00000000" w:rsidR="00000000" w:rsidRPr="00000000">
        <w:rPr>
          <w:sz w:val="24"/>
          <w:szCs w:val="24"/>
          <w:rtl w:val="0"/>
        </w:rPr>
        <w:t xml:space="preserve">. They both showed that adding information from chest x-ray images to clinical data improved the models’ overall performance, compared to models using clinical variables alone </w:t>
      </w:r>
      <w:commentRangeStart w:id="28"/>
      <w:r w:rsidDel="00000000" w:rsidR="00000000" w:rsidRPr="00000000">
        <w:rPr>
          <w:sz w:val="24"/>
          <w:szCs w:val="24"/>
          <w:rtl w:val="0"/>
        </w:rPr>
        <w:t xml:space="preserve">[ ]</w:t>
      </w:r>
      <w:commentRangeEnd w:id="28"/>
      <w:r w:rsidDel="00000000" w:rsidR="00000000" w:rsidRPr="00000000">
        <w:commentReference w:id="28"/>
      </w:r>
      <w:r w:rsidDel="00000000" w:rsidR="00000000" w:rsidRPr="00000000">
        <w:rPr>
          <w:sz w:val="24"/>
          <w:szCs w:val="24"/>
          <w:rtl w:val="0"/>
        </w:rPr>
        <w:t xml:space="preserve">.</w:t>
      </w:r>
    </w:p>
    <w:p w:rsidR="00000000" w:rsidDel="00000000" w:rsidP="00000000" w:rsidRDefault="00000000" w:rsidRPr="00000000" w14:paraId="000001C9">
      <w:pPr>
        <w:rPr>
          <w:sz w:val="24"/>
          <w:szCs w:val="24"/>
        </w:rPr>
      </w:pPr>
      <w:r w:rsidDel="00000000" w:rsidR="00000000" w:rsidRPr="00000000">
        <w:rPr>
          <w:rtl w:val="0"/>
        </w:rPr>
      </w:r>
    </w:p>
    <w:p w:rsidR="00000000" w:rsidDel="00000000" w:rsidP="00000000" w:rsidRDefault="00000000" w:rsidRPr="00000000" w14:paraId="000001CA">
      <w:pPr>
        <w:rPr>
          <w:sz w:val="24"/>
          <w:szCs w:val="24"/>
        </w:rPr>
      </w:pPr>
      <w:r w:rsidDel="00000000" w:rsidR="00000000" w:rsidRPr="00000000">
        <w:rPr>
          <w:sz w:val="24"/>
          <w:szCs w:val="24"/>
          <w:rtl w:val="0"/>
        </w:rPr>
        <w:t xml:space="preserve">In this study, we aimed to build and compare two machine learning models for prediction of mortality from influenza: one based on clinical data, and the other based on a combination of chest x-ray images and clinical data. The t</w:t>
      </w:r>
      <w:commentRangeStart w:id="29"/>
      <w:r w:rsidDel="00000000" w:rsidR="00000000" w:rsidRPr="00000000">
        <w:rPr>
          <w:sz w:val="24"/>
          <w:szCs w:val="24"/>
          <w:rtl w:val="0"/>
        </w:rPr>
        <w:t xml:space="preserve">hree image models used for chest x-ray images are: ARDS score, CVOID-19 severity score and tailored influenza pneumonia severity score.</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CB">
      <w:pPr>
        <w:rPr>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1CD">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14:paraId="000001CE">
      <w:pP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CF">
      <w:pPr>
        <w:rPr>
          <w:sz w:val="24"/>
          <w:szCs w:val="24"/>
        </w:rPr>
      </w:pPr>
      <w:r w:rsidDel="00000000" w:rsidR="00000000" w:rsidRPr="00000000">
        <w:rPr>
          <w:rtl w:val="0"/>
        </w:rPr>
      </w:r>
    </w:p>
    <w:p w:rsidR="00000000" w:rsidDel="00000000" w:rsidP="00000000" w:rsidRDefault="00000000" w:rsidRPr="00000000" w14:paraId="000001D0">
      <w:pPr>
        <w:rPr>
          <w:sz w:val="24"/>
          <w:szCs w:val="24"/>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br w:type="page"/>
      </w:r>
      <w:r w:rsidDel="00000000" w:rsidR="00000000" w:rsidRPr="00000000">
        <w:rPr>
          <w:rtl w:val="0"/>
        </w:rPr>
      </w:r>
    </w:p>
    <w:p w:rsidR="00000000" w:rsidDel="00000000" w:rsidP="00000000" w:rsidRDefault="00000000" w:rsidRPr="00000000" w14:paraId="000001D3">
      <w:pPr>
        <w:rPr>
          <w:color w:val="ff0000"/>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1D4">
      <w:pPr>
        <w:rPr>
          <w:highlight w:val="yellow"/>
        </w:rPr>
      </w:pPr>
      <w:r w:rsidDel="00000000" w:rsidR="00000000" w:rsidRPr="00000000">
        <w:rPr>
          <w:highlight w:val="yellow"/>
          <w:rtl w:val="0"/>
        </w:rPr>
        <w:t xml:space="preserve">WHAT IS OUR OUTCOME: mortality</w:t>
      </w:r>
    </w:p>
    <w:p w:rsidR="00000000" w:rsidDel="00000000" w:rsidP="00000000" w:rsidRDefault="00000000" w:rsidRPr="00000000" w14:paraId="000001D5">
      <w:pPr>
        <w:rPr>
          <w:highlight w:val="yellow"/>
        </w:rPr>
      </w:pPr>
      <w:r w:rsidDel="00000000" w:rsidR="00000000" w:rsidRPr="00000000">
        <w:rPr>
          <w:highlight w:val="yellow"/>
          <w:rtl w:val="0"/>
        </w:rPr>
        <w:t xml:space="preserve">2016-2017 mortality 8-10%</w:t>
      </w:r>
    </w:p>
    <w:p w:rsidR="00000000" w:rsidDel="00000000" w:rsidP="00000000" w:rsidRDefault="00000000" w:rsidRPr="00000000" w14:paraId="000001D6">
      <w:pPr>
        <w:rPr>
          <w:highlight w:val="yellow"/>
        </w:rPr>
      </w:pPr>
      <w:r w:rsidDel="00000000" w:rsidR="00000000" w:rsidRPr="00000000">
        <w:rPr>
          <w:highlight w:val="yellow"/>
          <w:rtl w:val="0"/>
        </w:rPr>
        <w:t xml:space="preserve">2019 4-5%</w:t>
      </w:r>
    </w:p>
    <w:p w:rsidR="00000000" w:rsidDel="00000000" w:rsidP="00000000" w:rsidRDefault="00000000" w:rsidRPr="00000000" w14:paraId="000001D7">
      <w:pPr>
        <w:rPr>
          <w:highlight w:val="yellow"/>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numPr>
          <w:ilvl w:val="0"/>
          <w:numId w:val="2"/>
        </w:numPr>
        <w:ind w:left="720" w:hanging="360"/>
      </w:pPr>
      <w:r w:rsidDel="00000000" w:rsidR="00000000" w:rsidRPr="00000000">
        <w:rPr>
          <w:rtl w:val="0"/>
        </w:rPr>
        <w:t xml:space="preserve">Describe the medical and societal burden of influenza</w:t>
      </w:r>
    </w:p>
    <w:p w:rsidR="00000000" w:rsidDel="00000000" w:rsidP="00000000" w:rsidRDefault="00000000" w:rsidRPr="00000000" w14:paraId="000001DA">
      <w:pPr>
        <w:numPr>
          <w:ilvl w:val="0"/>
          <w:numId w:val="2"/>
        </w:numPr>
        <w:ind w:left="720" w:hanging="360"/>
      </w:pPr>
      <w:r w:rsidDel="00000000" w:rsidR="00000000" w:rsidRPr="00000000">
        <w:rPr>
          <w:rtl w:val="0"/>
        </w:rPr>
        <w:t xml:space="preserve">Describe the importance of outcome prediction/risk stratification in the management of flu</w:t>
      </w:r>
    </w:p>
    <w:p w:rsidR="00000000" w:rsidDel="00000000" w:rsidP="00000000" w:rsidRDefault="00000000" w:rsidRPr="00000000" w14:paraId="000001DB">
      <w:pPr>
        <w:numPr>
          <w:ilvl w:val="0"/>
          <w:numId w:val="2"/>
        </w:numPr>
        <w:ind w:left="720" w:hanging="360"/>
        <w:rPr>
          <w:highlight w:val="yellow"/>
        </w:rPr>
      </w:pPr>
      <w:commentRangeStart w:id="30"/>
      <w:commentRangeStart w:id="31"/>
      <w:r w:rsidDel="00000000" w:rsidR="00000000" w:rsidRPr="00000000">
        <w:rPr>
          <w:highlight w:val="yellow"/>
          <w:rtl w:val="0"/>
        </w:rPr>
        <w:t xml:space="preserve">Describe the suboptimal performance of prediction score based on the clinical data, including labs</w:t>
      </w:r>
    </w:p>
    <w:p w:rsidR="00000000" w:rsidDel="00000000" w:rsidP="00000000" w:rsidRDefault="00000000" w:rsidRPr="00000000" w14:paraId="000001DC">
      <w:pPr>
        <w:numPr>
          <w:ilvl w:val="0"/>
          <w:numId w:val="2"/>
        </w:numPr>
        <w:ind w:left="720" w:hanging="360"/>
        <w:rPr>
          <w:highlight w:val="yellow"/>
        </w:rPr>
      </w:pPr>
      <w:r w:rsidDel="00000000" w:rsidR="00000000" w:rsidRPr="00000000">
        <w:rPr>
          <w:highlight w:val="yellow"/>
          <w:rtl w:val="0"/>
        </w:rPr>
        <w:t xml:space="preserve">Briefly summarize the performance of influenza mortality risk prediction score, including recent development in machine learning score</w:t>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DD">
      <w:pPr>
        <w:numPr>
          <w:ilvl w:val="0"/>
          <w:numId w:val="2"/>
        </w:numPr>
        <w:ind w:left="720" w:hanging="360"/>
      </w:pPr>
      <w:r w:rsidDel="00000000" w:rsidR="00000000" w:rsidRPr="00000000">
        <w:rPr>
          <w:rtl w:val="0"/>
        </w:rPr>
        <w:t xml:space="preserve">Chest X ray is an important diagnostic tool to predict the severity of influenza pneumonia. </w:t>
      </w:r>
      <w:r w:rsidDel="00000000" w:rsidR="00000000" w:rsidRPr="00000000">
        <w:rPr>
          <w:highlight w:val="yellow"/>
          <w:rtl w:val="0"/>
        </w:rPr>
        <w:t xml:space="preserve">The current reporting system is based on description of morphological change/contexture change. The severity of the chest X ray image cannot be quantified by a radiologist. </w:t>
      </w:r>
    </w:p>
    <w:p w:rsidR="00000000" w:rsidDel="00000000" w:rsidP="00000000" w:rsidRDefault="00000000" w:rsidRPr="00000000" w14:paraId="000001DE">
      <w:pPr>
        <w:numPr>
          <w:ilvl w:val="0"/>
          <w:numId w:val="2"/>
        </w:numPr>
        <w:ind w:left="720" w:hanging="360"/>
      </w:pPr>
      <w:r w:rsidDel="00000000" w:rsidR="00000000" w:rsidRPr="00000000">
        <w:rPr>
          <w:rtl w:val="0"/>
        </w:rPr>
        <w:t xml:space="preserve">The AI model can help quantify the risk of chest X ray image e.g. predict ARDS </w:t>
      </w:r>
      <w:hyperlink r:id="rId14">
        <w:r w:rsidDel="00000000" w:rsidR="00000000" w:rsidRPr="00000000">
          <w:rPr>
            <w:color w:val="1155cc"/>
            <w:u w:val="single"/>
            <w:rtl w:val="0"/>
          </w:rPr>
          <w:t xml:space="preserve">https://www.thelancet.com/journals/landig/article/PIIS2589-7500(21)00056-X/fulltext</w:t>
        </w:r>
      </w:hyperlink>
      <w:r w:rsidDel="00000000" w:rsidR="00000000" w:rsidRPr="00000000">
        <w:rPr>
          <w:rtl w:val="0"/>
        </w:rPr>
        <w:t xml:space="preserve">, or predict COVID-19 pneumonia severity https://www.ncbi.nlm.nih.gov/pmc/articles/PMC7451075/</w:t>
      </w:r>
    </w:p>
    <w:p w:rsidR="00000000" w:rsidDel="00000000" w:rsidP="00000000" w:rsidRDefault="00000000" w:rsidRPr="00000000" w14:paraId="000001DF">
      <w:pPr>
        <w:numPr>
          <w:ilvl w:val="0"/>
          <w:numId w:val="2"/>
        </w:numPr>
        <w:ind w:left="720" w:hanging="360"/>
      </w:pPr>
      <w:r w:rsidDel="00000000" w:rsidR="00000000" w:rsidRPr="00000000">
        <w:rPr>
          <w:rtl w:val="0"/>
        </w:rPr>
        <w:t xml:space="preserve">Specify the aim of the study, 1. Build a machine learning score on clinical data, 2. Test whether combining a clinical model or image model would improve the predictive accuracy. </w:t>
      </w:r>
      <w:r w:rsidDel="00000000" w:rsidR="00000000" w:rsidRPr="00000000">
        <w:rPr>
          <w:color w:val="ff0000"/>
          <w:highlight w:val="yellow"/>
          <w:rtl w:val="0"/>
        </w:rPr>
        <w:t xml:space="preserve">Three image models will be used, 1. ARDS score, 2. COVID-19 severity score. 3. Tailored influenza pneumonia severity score (reference)</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Method</w:t>
      </w:r>
    </w:p>
    <w:p w:rsidR="00000000" w:rsidDel="00000000" w:rsidP="00000000" w:rsidRDefault="00000000" w:rsidRPr="00000000" w14:paraId="000001E2">
      <w:pPr>
        <w:numPr>
          <w:ilvl w:val="0"/>
          <w:numId w:val="3"/>
        </w:numPr>
        <w:ind w:left="720" w:hanging="360"/>
      </w:pPr>
      <w:r w:rsidDel="00000000" w:rsidR="00000000" w:rsidRPr="00000000">
        <w:rPr>
          <w:rtl w:val="0"/>
        </w:rPr>
        <w:t xml:space="preserve">Describe the cohort inclusion and exclusion criteria</w:t>
      </w:r>
    </w:p>
    <w:p w:rsidR="00000000" w:rsidDel="00000000" w:rsidP="00000000" w:rsidRDefault="00000000" w:rsidRPr="00000000" w14:paraId="000001E3">
      <w:pPr>
        <w:numPr>
          <w:ilvl w:val="0"/>
          <w:numId w:val="3"/>
        </w:numPr>
        <w:ind w:left="720" w:hanging="360"/>
      </w:pPr>
      <w:r w:rsidDel="00000000" w:rsidR="00000000" w:rsidRPr="00000000">
        <w:rPr>
          <w:rtl w:val="0"/>
        </w:rPr>
        <w:t xml:space="preserve">Describe the data component</w:t>
      </w:r>
    </w:p>
    <w:p w:rsidR="00000000" w:rsidDel="00000000" w:rsidP="00000000" w:rsidRDefault="00000000" w:rsidRPr="00000000" w14:paraId="000001E4">
      <w:pPr>
        <w:numPr>
          <w:ilvl w:val="0"/>
          <w:numId w:val="3"/>
        </w:numPr>
        <w:ind w:left="720" w:hanging="360"/>
      </w:pPr>
      <w:r w:rsidDel="00000000" w:rsidR="00000000" w:rsidRPr="00000000">
        <w:rPr>
          <w:rtl w:val="0"/>
        </w:rPr>
        <w:t xml:space="preserve">Describe the machine learning for clinical model </w:t>
      </w:r>
    </w:p>
    <w:p w:rsidR="00000000" w:rsidDel="00000000" w:rsidP="00000000" w:rsidRDefault="00000000" w:rsidRPr="00000000" w14:paraId="000001E5">
      <w:pPr>
        <w:numPr>
          <w:ilvl w:val="0"/>
          <w:numId w:val="3"/>
        </w:numPr>
        <w:ind w:left="720" w:hanging="360"/>
      </w:pPr>
      <w:r w:rsidDel="00000000" w:rsidR="00000000" w:rsidRPr="00000000">
        <w:rPr>
          <w:rtl w:val="0"/>
        </w:rPr>
        <w:t xml:space="preserve">Describe the machine learning for image severity model. </w:t>
      </w:r>
    </w:p>
    <w:p w:rsidR="00000000" w:rsidDel="00000000" w:rsidP="00000000" w:rsidRDefault="00000000" w:rsidRPr="00000000" w14:paraId="000001E6">
      <w:pPr>
        <w:numPr>
          <w:ilvl w:val="0"/>
          <w:numId w:val="3"/>
        </w:numPr>
        <w:ind w:left="720" w:hanging="360"/>
        <w:rPr>
          <w:highlight w:val="yellow"/>
        </w:rPr>
      </w:pPr>
      <w:r w:rsidDel="00000000" w:rsidR="00000000" w:rsidRPr="00000000">
        <w:rPr>
          <w:highlight w:val="yellow"/>
          <w:rtl w:val="0"/>
        </w:rPr>
        <w:t xml:space="preserve">Describe the method for model fusion </w:t>
      </w:r>
    </w:p>
    <w:p w:rsidR="00000000" w:rsidDel="00000000" w:rsidP="00000000" w:rsidRDefault="00000000" w:rsidRPr="00000000" w14:paraId="000001E7">
      <w:pPr>
        <w:numPr>
          <w:ilvl w:val="0"/>
          <w:numId w:val="3"/>
        </w:numPr>
        <w:ind w:left="720" w:hanging="360"/>
      </w:pPr>
      <w:r w:rsidDel="00000000" w:rsidR="00000000" w:rsidRPr="00000000">
        <w:rPr>
          <w:rtl w:val="0"/>
        </w:rPr>
        <w:t xml:space="preserve">Describe the statistical method a. descriptive statistics, b. Metrics of model accuracy c. metric for model comparison including NRI/ IDI, d, best cutoff with corresponding sen/spe, PPV/NPV</w:t>
      </w:r>
    </w:p>
    <w:p w:rsidR="00000000" w:rsidDel="00000000" w:rsidP="00000000" w:rsidRDefault="00000000" w:rsidRPr="00000000" w14:paraId="000001E8">
      <w:pPr>
        <w:rPr/>
      </w:pPr>
      <w:r w:rsidDel="00000000" w:rsidR="00000000" w:rsidRPr="00000000">
        <w:rPr>
          <w:rtl w:val="0"/>
        </w:rPr>
        <w:t xml:space="preserve">Results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Discussion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References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sectPr>
      <w:pgSz w:h="12240" w:w="15840" w:orient="landscape"/>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ng-Han Tsai" w:id="1" w:date="2023-02-13T16:14:10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Except for two papers that combined images and EMR data (both for COVID-19), no other research has been done this way.</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(https://www.thelancet.com/journals/landig/article/PIIS2589-7500(21)00039-X/fulltext) showed adding images to EMR increased the AUROC; they also showed using CXR features extracted by DL is better than using the severity score of CXR.</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(https://www.nature.com/articles/s41598-021-90991-0) showed that adding features extracted from mathematics algorithms based on the gray level to EMR increased the AUROC.</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not sure whether we should mention this information or how to mention it.</w:t>
      </w:r>
    </w:p>
  </w:comment>
  <w:comment w:author="Lorenzo Porta" w:id="2" w:date="2023-02-16T01:31:00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mention this for sure, but in the discussion. In the introduction I would just be generic about what have been done in the past (except if it's something strongly related to our current research - like a previous research paper we are trying to improve or we are trying to disprove). In the discussion we have more space to compare our work with previous similar</w:t>
      </w:r>
    </w:p>
  </w:comment>
  <w:comment w:author="Amy H. Huang" w:id="13" w:date="2023-01-15T14:32:00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https://docs.google.com/presentation/d/1bzThmbWvNTYgwcAjJlSX6OWpv4gSEeK7/edit#slide=id.p4</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https://docs.google.com/presentation/d/1HMhtIcxk7e0bL2HVQTkutUVWwRh9hRPP/edit#slide=id.p5</w:t>
      </w:r>
    </w:p>
  </w:comment>
  <w:comment w:author="Meng-Han Tsai" w:id="11" w:date="2023-02-15T00:19:52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data in this figure is not correct, need to be fixed. The results in the caption is correct.</w:t>
      </w:r>
    </w:p>
  </w:comment>
  <w:comment w:author="Amy H. Huang" w:id="30" w:date="2021-07-20T16:37:32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thing is, the flu mortality prediction scores based only on clinical data perform really well...</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AUROC &gt; 0.9</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https://respiratory-research.biomedcentral.com/articles/10.1186/s12931-020-01379-z</w:t>
      </w:r>
    </w:p>
  </w:comment>
  <w:comment w:author="Amy H. Huang" w:id="31" w:date="2021-07-20T16:39:49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https://www.ncbi.nlm.nih.gov/pmc/articles/PMC7162301/</w:t>
      </w:r>
    </w:p>
  </w:comment>
  <w:comment w:author="Amy H. Huang" w:id="17" w:date="2021-07-20T16:37:33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Martínez A, Soldevila N, Romero-Tamarit A, et al. Risk factors associated with severe outcomes in adult hospitalized patients according to influenza type and subtype. PLoS One. 2019;14:e0210353.</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Mata-Marín LA, Mata-Marín JA, Vásquez-Mota VC, Arroyo-Anduiza CI, Gaytán-Martínez JE, Manjarrez-Téllez B, et al. Risk factors associated with mortality in patients infected with influenza A/H1N1 in Mexico. BMC Res Notes. 2015; 8: 432 10.1186/s13104-015-1349-8 [PMC free article] [PubMed] [CrossRef] [Google Scholar]</w:t>
      </w:r>
    </w:p>
  </w:comment>
  <w:comment w:author="Meng-Han Tsai" w:id="4" w:date="2023-02-27T01:37:3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revising</w:t>
      </w:r>
    </w:p>
  </w:comment>
  <w:comment w:author="Lorenzo Porta" w:id="5" w:date="2023-02-21T04:05:51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some more curation. It-s not ok like this. It's not possible to understand why you used only some clinical data and not other. What's the reason?</w:t>
      </w:r>
    </w:p>
  </w:comment>
  <w:comment w:author="Lorenzo Porta" w:id="7" w:date="2023-02-17T08:13:54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revision to check if reflects the correct methodology</w:t>
      </w:r>
    </w:p>
  </w:comment>
  <w:comment w:author="Meng-Han Tsai" w:id="3" w:date="2023-02-14T00:03:57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 for myself</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patients’ baseline demographics (age, sex, census division, insurance status, race, ethnicity)</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lifestyle factors (smoking status, BMI),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comorbidities (including atrial fibrillation cancer history, cerebrovascular disease, chronic kidney disease stage I-V, chronic obstructive pulmonary disease, coronary artery disease, Type I/II diabetes mellitus, HIV, stroke, etc.),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baseline medication (including antidiabetics, anticoagulants, antihypertensives, antiplatelets, steroids, etc.) within 12 months prior to index date,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vital signs (blood pressures, heart rate, pulse, respiration rate, temperature),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laboratory values (including albumin, alanine transaminase, aspartate aminotransferase, total bilirubin, B-type natriuretic peptide, blood urea nitrogen (BUN), chloride, creatinine, C-reactive protein, D-dimer, fibrinogen, hemoglobin, lymphocyte, monocyte, neutrophil, oxygen saturation platelet count, arterial blood pH, etc.),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treatment (including diuretics, disease-modifying antirheumatic drugs, steroids, etc.) administered on the day of hospital admission were included in the analysis.</w:t>
      </w:r>
    </w:p>
  </w:comment>
  <w:comment w:author="Amy H. Huang" w:id="26" w:date="2021-07-26T10:49:03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COVID:</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Cohen, Joseph Paul, et al. "Predicting covid-19 pneumonia severity on chest x-ray with deep learning." Cureus 12.7 (2020).</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 Matthew D., et al. "Automated assessment and tracking of COVID-19 pulmonary disease severity on chest radiographs using convolutional siamese neural networks." Radiology: Artificial Intelligence 2.4 (2020): e200079.</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 0.80</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Shamout, Farah E., et al. "An artificial intelligence system for predicting the deterioration of COVID-19 patients in the emergency department." NPJ digital medicine 4.1 (2021): 1-11.</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CXR AUC=1</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Zhu, Jocelyn, et al. "Deep transfer learning artificial intelligence accurately stages COVID-19 lung disease severity on portable chest radiographs." PloS one 15.7 (2020): e0236621.</w:t>
      </w:r>
    </w:p>
  </w:comment>
  <w:comment w:author="Amy H. Huang" w:id="16" w:date="2021-07-20T11:33:19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Lafond KE, Nair H, Rasooly MH, Valente F, Booy R, Rahman M, Kitsutani P, Yu H, Guzman G, Coulibaly D, Armero J, Jima D, Howie SR, Ampofo W, Mena R, Chadha M, Sampurno OD, Emukule GO, Nurmatov Z, Corwin A, Heraud JM, Noyola DE, Cojocaru R, Nymadawa P, Barakat A, Adedeji A, von Horoch M, Olveda R, Nyatanyi T, Venter M, Mmbaga V, Chittaganpitch M, Nguyen TH, Theo A, Whaley M, Azziz-Baumgartner E, Bresee J, Campbell H, Widdowson MA; Global Respiratory Hospitalizations—Influenza Proportion Positive (GRIPP) Working Group. Global Role and Burden of Influenza in Pediatric Respiratory Hospitalizations, 1982-2012: A Systematic Analysis. PLoS Med. 2016 Mar 24;13(3):e1001977. doi: 10.1371/journal.pmed.1001977. Erratum in: PLoS Med. 2016 Jun;13(6):e1002060. PMID: 27011229; PMCID: PMC4807087.</w:t>
      </w:r>
    </w:p>
  </w:comment>
  <w:comment w:author="Amy H. Huang" w:id="15" w:date="2021-07-20T11:33:14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Lafond KE, Nair H, Rasooly MH, Valente F, Booy R, Rahman M, Kitsutani P, Yu H, Guzman G, Coulibaly D, Armero J, Jima D, Howie SR, Ampofo W, Mena R, Chadha M, Sampurno OD, Emukule GO, Nurmatov Z, Corwin A, Heraud JM, Noyola DE, Cojocaru R, Nymadawa P, Barakat A, Adedeji A, von Horoch M, Olveda R, Nyatanyi T, Venter M, Mmbaga V, Chittaganpitch M, Nguyen TH, Theo A, Whaley M, Azziz-Baumgartner E, Bresee J, Campbell H, Widdowson MA; Global Respiratory Hospitalizations—Influenza Proportion Positive (GRIPP) Working Group. Global Role and Burden of Influenza in Pediatric Respiratory Hospitalizations, 1982-2012: A Systematic Analysis. PLoS Med. 2016 Mar 24;13(3):e1001977. doi: 10.1371/journal.pmed.1001977. Erratum in: PLoS Med. 2016 Jun;13(6):e1002060. PMID: 27011229; PMCID: PMC4807087.</w:t>
      </w:r>
    </w:p>
  </w:comment>
  <w:comment w:author="Amy H. Huang" w:id="14" w:date="2021-07-20T11:33:16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Iuliano AD, Roguski KM, Chang HH, Muscatello DJ, Palekar R, Tempia S, et al. Estimates of global seasonal influenza-associated respiratory mortality: a modelling study. Lancet. 2018;391(10127):1285–300. pmid:29248255</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Thompson WW, Shay DK, Weintraub E, Brammer L, Cox N, Anderson LJ, et al. Mortality associated with influenza and respiratory syncytial virus in the United States. JAMA. 2003;289(2):179–86. pmid:12517228</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Yokomichi H, Mochizuki M, Lee JJ, Kojima R, Yokoyama T, Yamagata Z. Incidence of hospitalisation for severe complications of influenza virus infection in Japanese patients between 2012 and 2016: a cross-sectional study using routinely collected administrative data. BMJ Open. 2019;9(1):e024687. pmid:30782739</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Chaves SS, Aragon D, Bennett N, Cooper T, D’Mello T, Farley M, et al. Patients hospitalized with laboratory-confirmed influenza during the 2010–2011 influenza season: exploring disease severity by virus type and subtype. J Infect Dis. 2013;208(8):1305–14. pmid:23863950</w:t>
      </w:r>
    </w:p>
  </w:comment>
  <w:comment w:author="Lorenzo Porta" w:id="6" w:date="2023-02-20T08:22:03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Can't really understand how this phrase fit the others here</w:t>
      </w:r>
    </w:p>
  </w:comment>
  <w:comment w:author="Lorenzo Porta" w:id="8" w:date="2023-02-16T07:06:59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if what I wrote makes sense, methods wise, especially for the part on the clinical features</w:t>
      </w:r>
    </w:p>
  </w:comment>
  <w:comment w:author="Lorenzo Porta" w:id="0" w:date="2023-02-16T06:40:26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Posting here the link to the instructions for authors with the word format example in the  middle of the page suggesting about formatting</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https://www.jmir.org/author-information/instructions-for-authors#:~:text=https%3A//asset.jmir.pub/assets/public/InstructionsForAuthorsOfJMIR.docx.</w:t>
      </w:r>
    </w:p>
  </w:comment>
  <w:comment w:author="Amy H. Huang" w:id="18" w:date="2021-07-26T10:45:30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Kalil, Andre C., and Paul G. Thomas. "Influenza virus-related critical illness: pathophysiology and epidemiology." Critical care 23.1 (2019): 1-7.</w:t>
      </w:r>
    </w:p>
  </w:comment>
  <w:comment w:author="Amy H. Huang" w:id="28" w:date="2021-07-26T10:49:45Z">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Jiao, Zhicheng, et al. "Prognostication of patients with COVID-19 using artificial intelligence based on chest x-rays and clinical data: a retrospective study." The Lancet Digital Health 3.5 (2021): e286-e294.</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CXR 0·803 (95% CI 0·773–0·817)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Clinical data ROC-AUC of 0·821 (0·796–0·828)</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ROC-AUC improved to 0·846 (0·815–0·852)</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AUC in internal and external data sets; external data set AUCs were 0.7+</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Shamout, Farah E., et al. "An artificial intelligence system for predicting the deterioration of COVID-19 patients in the emergency department." NPJ digital medicine 4.1 (2021): 1-11.</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CXR for deterioration prediction AUC= 0.808 or 1??</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Reported PPV/NPV for</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CXR alone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Clinical data alone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Clinical data + CXR: 0.717 (95% CI: 0.622–0.801)</w:t>
      </w:r>
    </w:p>
  </w:comment>
  <w:comment w:author="Amy H. Huang" w:id="20" w:date="2021-07-26T10:46:29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Schoen, Karla, et al. "Spectrum of clinical and radiographic findings in patients with diagnosis of H1N1 and correlation with clinical severity." BMC infectious diseases 19.1 (2019): 1-8.</w:t>
      </w:r>
    </w:p>
  </w:comment>
  <w:comment w:author="Amy H. Huang" w:id="19" w:date="2021-07-26T10:46:08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Aviram, Galit, et al. "H1N1 influenza: initial chest radiographic findings in helping predict patient outcome." Radiology 255.1 (2010): 252-259.</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Balbi, Maurizio, et al. "Chest X-ray for predicting mortality and the need for ventilatory support in COVID-19 patients presenting to the emergency department." European radiology 31.4 (2021): 1999-2012.</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Schoen, Karla, et al. "Spectrum of clinical and radiographic findings in patients with diagnosis of H1N1 and correlation with clinical severity." BMC infectious diseases 19.1 (2019): 1-8.</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Chau, Tai-nin, et al. "Value of initial chest radiographs for predicting clinical outcomes in patients with severe acute respiratory syndrome." The American journal of medicine 117.4 (2004): 249-254.</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Feng, Feng, et al. "Association of radiologic findings with mortality in patients with avian influenza H7N9 pneumonia." PloS one 9.4 (2014): e93885.</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Clinical and chest radiography features determine patient outcomes in young and middle-aged adults with COVID-19.</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Radiology. 2020; 297: e197-e206</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Chest x-ray in new coronavirus disease 2019 (COVID-19) infection: findings and correlation with clinical outcome.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Radiol Med (Torino). 2020; 125: 730-737</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role of initial chest x-ray in triaging patients with suspected COVID-19 during the pandemic.</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Emerg Radiol. 2020; 27: 617-621</w:t>
      </w:r>
    </w:p>
  </w:comment>
  <w:comment w:author="Amy H. Huang" w:id="29" w:date="2021-07-26T10:50:44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for more information from Dr. Lee and Stacy</w:t>
      </w:r>
    </w:p>
  </w:comment>
  <w:comment w:author="Lorenzo Porta" w:id="10" w:date="2023-02-16T07:08:14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move this to the conclusion, we should not repeat things several times.</w:t>
      </w:r>
    </w:p>
  </w:comment>
  <w:comment w:author="Amy H. Huang" w:id="22" w:date="2021-07-26T10:47:39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 Chien-An, et al. "Using a machine learning approach to predict mortality in critically ill influenza patients: a cross-sectional retrospective multicentre study in Taiwan." BMJ open 10.2 (2020): e033898.</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 Tian-Hoe, et al. "Predicting outcomes in older ED patients with influenza in real time using a big data-driven and machine learning approach to the hospital information system." BMC geriatrics 21.1 (2021): 1-8.</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 0.663-0.889cfd</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Karthikeyan, Akshaya, et al. "Machine learning based clinical decision support system for early COVID-19 mortality prediction." Frontiers in public health 9 (2021).</w:t>
      </w:r>
    </w:p>
  </w:comment>
  <w:comment w:author="Amy H. Huang" w:id="21" w:date="2021-07-26T10:47:19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Guo, Lingxi, et al. "Clinical features predicting mortality risk in patients with viral pneumonia: the MuLBSTA score." Frontiers in microbiology 10 (2019): 2752.</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 AUC: 0.77 (cited 309 times)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Chen, Liang, et al. "FluA-p score: a novel prediction rule for mortality in influenza A-related pneumonia patients." Respiratory research 21 (2020): 1-9.</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 FluA-p score for 30-day mortality: AUC 0.91</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Cheong, Chan-Wa, et al. "Two-stage prediction model for in-hospital mortality of patients with influenza infection." BMC infectious diseases 21.1 (2021): 1-11.</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Logistic regression AUC 0.89 0.77</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 Chien-An, et al. "Using a machine learning approach to predict mortality in critically ill influenza patients: a cross-sectional retrospective multicentre study in Taiwan." BMJ open 10.2 (2020): e033898.</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Machine learning: AUC 0.80-0.89</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Cited 23 times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Grave, Grupo de Trabajo Gripe A. "Spanish Influenza Score (SIS): Usefulness of machine learning in the development of an early mortality prediction score in severe influenza." Medicina intensiva 45.2 (2021): 69-79.</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ML AUC-ROC of 82%, which is superior to APACHE (AUC-ROC 67%) and SOFA (AUC-ROC 71%), but similar to RF (AUC-ROC 82%).</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Chung, Jui-Yuan, et al. "Geriatric influenza death (GID) score: a new tool for predicting mortality in older people with influenza in the emergency department." Scientific reports 8.1 (2018): 1-8.</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 0.86</w:t>
      </w:r>
    </w:p>
  </w:comment>
  <w:comment w:author="Lorenzo Porta" w:id="9" w:date="2023-02-16T07:54:46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synthesize, maintaining most of the things you wrote, however giving a little bit of a more sophisticated, philosophical approach to why we decided to fuse together clinical and radiological data. The last phrase about the insight I would take it to the conclusion and rephrase it. I will try doing that.</w:t>
      </w:r>
    </w:p>
  </w:comment>
  <w:comment w:author="Amy H. Huang" w:id="27" w:date="2021-07-26T10:49:31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Jiao, Zhicheng, et al. "Prognostication of patients with COVID-19 using artificial intelligence based on chest x-rays and clinical data: a retrospective study." The Lancet Digital Health 3.5 (2021): e286-e294.</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CXR 0·803 (95% CI 0·773–0·817)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Clinical data ROC-AUC of 0·821 (0·796–0·828)</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ROC-AUC improved to 0·846 (0·815–0·852)</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(different AUC in internal and external data sets; external data set AUCs were 0.7+</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Shamout, Farah E., et al. "An artificial intelligence system for predicting the deterioration of COVID-19 patients in the emergency department." NPJ digital medicine 4.1 (2021): 1-11.</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CXR for deterioration prediction AUC= 0.808 or 1??</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Reported PPV/NPV for</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CXR alone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Clinical data alone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Clinical data + CXR: 0.717 (95% CI: 0.622–0.801)</w:t>
      </w:r>
    </w:p>
  </w:comment>
  <w:comment w:author="Lorenzo Porta" w:id="12" w:date="2023-02-16T07:12:57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Limitations are more or less good for now. However, when writing the limitations you should explain every single possible ways your research could have been affected, while at the same time trying to defend you position.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example, when you write "30-day survival was used as the cutoff, so long-term impact on survival was not evaluated" You could also write something on the line of "However, given the patho-physiology of influenza and its usual acute course, we hypotesized that 30 mortality would be the most accurate outcome to use in the analysis".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is about stating our weakness while also objecting we did everything the best we could.</w:t>
      </w:r>
    </w:p>
  </w:comment>
  <w:comment w:author="Amy H. Huang" w:id="25" w:date="2021-07-26T10:48:43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Sjoding, Michael W., et al. "Deep learning to detect acute respiratory distress syndrome on chest radiographs: a retrospective study with external validation." The Lancet Digital Health (2021).</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did bit quantify severity; only predicts the “presence” of ARDS? (natural language processing involved) AUC 0.92</w:t>
      </w:r>
    </w:p>
  </w:comment>
  <w:comment w:author="Amy H. Huang" w:id="24" w:date="2021-07-26T10:48:2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Sjoding, Michael W., et al. "Deep learning to detect acute respiratory distress syndrome on chest radiographs: a retrospective study with external validation." The Lancet Digital Health (2021).</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did bit quantify severity; only predicts the “presence” of ARDS? (natural language processing involved) AUC 0.92</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Transfer learning for ARDS (clinical data + cxr)</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AUC</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Stubblefield J, Hervert M, Causey JL, Qualls JA, Dong W, Cai L, Fowler J, Bellis E, Walker K, Moore JH, Nehring S, Huang X. Transfer learning with chest X-rays for ER patient classification. Sci Rep. 2020 Dec 1;10(1):20900. doi: 10.1038/s41598-020-78060-4. PMID: 33262425; PMCID: PMC7708466.</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Reamaroon, Narathip, et al. "Automated detection of acute respiratory distress syndrome from chest X-Rays using Directionality Measure and deep learning features." Computers in Biology and Medicine 134 (2021): 104463.</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 0.7+</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 Matthew D., et al. "Automated assessment of COVID-19 pulmonary disease severity on chest radiographs using convolutional Siamese neural networks." medRxiv (2020).</w:t>
      </w:r>
    </w:p>
  </w:comment>
  <w:comment w:author="Amy H. Huang" w:id="23" w:date="2021-07-26T10:52:56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problem is, their performance is actually not bad...</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AUC 0.70s to 0.90s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BiauKa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360" w:hanging="360"/>
      </w:pPr>
      <w:rPr>
        <w:rFonts w:ascii="BiauKai" w:cs="BiauKai" w:eastAsia="BiauKai" w:hAnsi="BiauKai"/>
        <w:color w:val="000000"/>
        <w:sz w:val="24"/>
        <w:szCs w:val="24"/>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www.zotero.org/google-docs/?X04HCY"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4" Type="http://schemas.openxmlformats.org/officeDocument/2006/relationships/hyperlink" Target="https://www.thelancet.com/journals/landig/article/PIIS2589-7500(21)00056-X/fulltex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GLVaBogd-OyZ-0g9xpWpww_QoQ12w0ASgXEjui1txhs/edit?usp=sharin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